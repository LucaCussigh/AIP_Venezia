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5B8DB" w14:textId="77777777" w:rsidR="0065409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Scaletta</w:t>
      </w:r>
    </w:p>
    <w:p w14:paraId="2C71AD49" w14:textId="77777777" w:rsidR="00654099" w:rsidRDefault="00654099">
      <w:pPr>
        <w:spacing w:line="360" w:lineRule="auto"/>
        <w:rPr>
          <w:rFonts w:ascii="Times New Roman" w:eastAsia="Times New Roman" w:hAnsi="Times New Roman" w:cs="Times New Roman"/>
          <w:sz w:val="24"/>
          <w:szCs w:val="24"/>
        </w:rPr>
      </w:pPr>
    </w:p>
    <w:p w14:paraId="201194F9" w14:textId="77777777" w:rsidR="00654099" w:rsidRDefault="00000000">
      <w:pPr>
        <w:pStyle w:val="Titolo1"/>
        <w:keepNext w:val="0"/>
        <w:keepLines w:val="0"/>
        <w:spacing w:before="280"/>
      </w:pPr>
      <w:bookmarkStart w:id="0" w:name="_qm6rpo6zrmkb" w:colFirst="0" w:colLast="0"/>
      <w:bookmarkEnd w:id="0"/>
      <w:r>
        <w:t>Introduction</w:t>
      </w:r>
    </w:p>
    <w:p w14:paraId="5D8CEAEC" w14:textId="77777777" w:rsidR="00654099" w:rsidRDefault="00000000">
      <w:pPr>
        <w:numPr>
          <w:ilvl w:val="0"/>
          <w:numId w:val="1"/>
        </w:numPr>
        <w:spacing w:before="240" w:line="360" w:lineRule="auto"/>
        <w:rPr>
          <w:sz w:val="24"/>
          <w:szCs w:val="24"/>
        </w:rPr>
      </w:pPr>
      <w:r>
        <w:rPr>
          <w:rFonts w:ascii="Times New Roman" w:eastAsia="Times New Roman" w:hAnsi="Times New Roman" w:cs="Times New Roman"/>
          <w:b/>
          <w:bCs/>
          <w:sz w:val="24"/>
          <w:szCs w:val="24"/>
        </w:rPr>
        <w:t>Infant Categorization:</w:t>
      </w:r>
      <w:r>
        <w:rPr>
          <w:rFonts w:ascii="Times New Roman" w:eastAsia="Times New Roman" w:hAnsi="Times New Roman" w:cs="Times New Roman"/>
          <w:sz w:val="24"/>
          <w:szCs w:val="24"/>
        </w:rPr>
        <w:t xml:space="preserve"> Inizio diretto sulle due conseguenze storiche della categorizzazione (da Jones) e collegamento allo studio di essa nei bambini. </w:t>
      </w:r>
    </w:p>
    <w:p w14:paraId="021D511B" w14:textId="77777777" w:rsidR="00654099" w:rsidRDefault="00000000">
      <w:pPr>
        <w:numPr>
          <w:ilvl w:val="0"/>
          <w:numId w:val="1"/>
        </w:numPr>
        <w:spacing w:line="360" w:lineRule="auto"/>
        <w:rPr>
          <w:sz w:val="24"/>
          <w:szCs w:val="24"/>
        </w:rPr>
      </w:pPr>
      <w:r>
        <w:rPr>
          <w:rFonts w:ascii="Times New Roman" w:eastAsia="Times New Roman" w:hAnsi="Times New Roman" w:cs="Times New Roman"/>
          <w:b/>
          <w:bCs/>
          <w:sz w:val="24"/>
          <w:szCs w:val="24"/>
        </w:rPr>
        <w:t>The Robustness of Ingroup Favoritism:</w:t>
      </w:r>
      <w:r>
        <w:rPr>
          <w:rFonts w:ascii="Times New Roman" w:eastAsia="Times New Roman" w:hAnsi="Times New Roman" w:cs="Times New Roman"/>
          <w:sz w:val="24"/>
          <w:szCs w:val="24"/>
        </w:rPr>
        <w:t xml:space="preserve"> Il favoritismo per l'ingroup come fenomeno </w:t>
      </w:r>
      <w:commentRangeStart w:id="1"/>
      <w:r>
        <w:rPr>
          <w:rFonts w:ascii="Times New Roman" w:eastAsia="Times New Roman" w:hAnsi="Times New Roman" w:cs="Times New Roman"/>
          <w:sz w:val="24"/>
          <w:szCs w:val="24"/>
        </w:rPr>
        <w:t>solido</w:t>
      </w:r>
      <w:commentRangeEnd w:id="1"/>
      <w:r>
        <w:rPr>
          <w:rStyle w:val="Rimandocommento"/>
          <w:rFonts w:ascii="Times New Roman" w:eastAsia="Times New Roman" w:hAnsi="Times New Roman" w:cs="Times New Roman"/>
          <w:sz w:val="24"/>
          <w:szCs w:val="24"/>
        </w:rPr>
        <w:commentReference w:id="1"/>
      </w:r>
      <w:r>
        <w:rPr>
          <w:rFonts w:ascii="Times New Roman" w:eastAsia="Times New Roman" w:hAnsi="Times New Roman" w:cs="Times New Roman"/>
          <w:sz w:val="24"/>
          <w:szCs w:val="24"/>
        </w:rPr>
        <w:t>.</w:t>
      </w:r>
    </w:p>
    <w:p w14:paraId="39BD2577" w14:textId="77777777" w:rsidR="00654099" w:rsidRDefault="00000000">
      <w:pPr>
        <w:numPr>
          <w:ilvl w:val="0"/>
          <w:numId w:val="1"/>
        </w:numPr>
        <w:spacing w:line="360" w:lineRule="auto"/>
        <w:rPr>
          <w:sz w:val="24"/>
          <w:szCs w:val="24"/>
        </w:rPr>
      </w:pPr>
      <w:r>
        <w:rPr>
          <w:rFonts w:ascii="Times New Roman" w:eastAsia="Times New Roman" w:hAnsi="Times New Roman" w:cs="Times New Roman"/>
          <w:b/>
          <w:bCs/>
          <w:sz w:val="24"/>
          <w:szCs w:val="24"/>
        </w:rPr>
        <w:t>The Ambiguity of Outgroup Homogeneity:</w:t>
      </w:r>
      <w:r>
        <w:rPr>
          <w:rFonts w:ascii="Times New Roman" w:eastAsia="Times New Roman" w:hAnsi="Times New Roman" w:cs="Times New Roman"/>
          <w:sz w:val="24"/>
          <w:szCs w:val="24"/>
        </w:rPr>
        <w:t xml:space="preserve"> L'omogeneità dell'outgroup presenta risultati ambigui nello sviluppo.</w:t>
      </w:r>
    </w:p>
    <w:p w14:paraId="285329F7" w14:textId="77777777" w:rsidR="00654099" w:rsidRDefault="00000000">
      <w:pPr>
        <w:numPr>
          <w:ilvl w:val="0"/>
          <w:numId w:val="1"/>
        </w:numPr>
        <w:spacing w:line="360" w:lineRule="auto"/>
        <w:rPr>
          <w:sz w:val="24"/>
          <w:szCs w:val="24"/>
        </w:rPr>
      </w:pPr>
      <w:r>
        <w:rPr>
          <w:rFonts w:ascii="Times New Roman" w:eastAsia="Times New Roman" w:hAnsi="Times New Roman" w:cs="Times New Roman"/>
          <w:b/>
          <w:bCs/>
          <w:sz w:val="24"/>
          <w:szCs w:val="24"/>
        </w:rPr>
        <w:t>The Multigroup Context Paradox:</w:t>
      </w:r>
      <w:r>
        <w:rPr>
          <w:rFonts w:ascii="Times New Roman" w:eastAsia="Times New Roman" w:hAnsi="Times New Roman" w:cs="Times New Roman"/>
          <w:sz w:val="24"/>
          <w:szCs w:val="24"/>
        </w:rPr>
        <w:t xml:space="preserve"> Plot twist: secondo diversi studi in contesti multigruppo l'ingroup viene percepito come più simile e entitativo (contrariamente ai risultati sull’omogeneità). Chi ha ragione?</w:t>
      </w:r>
    </w:p>
    <w:p w14:paraId="197DAA25" w14:textId="77777777" w:rsidR="00654099" w:rsidRDefault="00000000">
      <w:pPr>
        <w:numPr>
          <w:ilvl w:val="0"/>
          <w:numId w:val="1"/>
        </w:numPr>
        <w:spacing w:line="360" w:lineRule="auto"/>
        <w:rPr>
          <w:sz w:val="24"/>
          <w:szCs w:val="24"/>
        </w:rPr>
      </w:pPr>
      <w:r>
        <w:rPr>
          <w:rFonts w:ascii="Times New Roman" w:eastAsia="Times New Roman" w:hAnsi="Times New Roman" w:cs="Times New Roman"/>
          <w:b/>
          <w:bCs/>
          <w:sz w:val="24"/>
          <w:szCs w:val="24"/>
        </w:rPr>
        <w:t>The Current Research:</w:t>
      </w:r>
      <w:r>
        <w:rPr>
          <w:rFonts w:ascii="Times New Roman" w:eastAsia="Times New Roman" w:hAnsi="Times New Roman" w:cs="Times New Roman"/>
          <w:sz w:val="24"/>
          <w:szCs w:val="24"/>
        </w:rPr>
        <w:t xml:space="preserve"> Esplicitazione della discrepanza teorica. Presentazione dell’MDS per mappare la categorizzazione </w:t>
      </w:r>
      <w:commentRangeStart w:id="2"/>
      <w:r>
        <w:rPr>
          <w:rFonts w:ascii="Times New Roman" w:eastAsia="Times New Roman" w:hAnsi="Times New Roman" w:cs="Times New Roman"/>
          <w:sz w:val="24"/>
          <w:szCs w:val="24"/>
        </w:rPr>
        <w:t xml:space="preserve">visiva </w:t>
      </w:r>
      <w:commentRangeEnd w:id="2"/>
      <w:r>
        <w:rPr>
          <w:rStyle w:val="Rimandocommento"/>
          <w:rFonts w:ascii="Times New Roman" w:eastAsia="Times New Roman" w:hAnsi="Times New Roman" w:cs="Times New Roman"/>
          <w:sz w:val="24"/>
          <w:szCs w:val="24"/>
        </w:rPr>
        <w:commentReference w:id="2"/>
      </w:r>
      <w:r>
        <w:rPr>
          <w:rFonts w:ascii="Times New Roman" w:eastAsia="Times New Roman" w:hAnsi="Times New Roman" w:cs="Times New Roman"/>
          <w:sz w:val="24"/>
          <w:szCs w:val="24"/>
        </w:rPr>
        <w:t>come fenomeno stabile (qua quindi ci ricolleghiamo alla categorizzazione).</w:t>
      </w:r>
    </w:p>
    <w:p w14:paraId="04F516E0" w14:textId="77777777" w:rsidR="00654099" w:rsidRDefault="00000000">
      <w:pPr>
        <w:numPr>
          <w:ilvl w:val="0"/>
          <w:numId w:val="1"/>
        </w:numPr>
        <w:spacing w:after="240" w:line="360" w:lineRule="auto"/>
        <w:rPr>
          <w:sz w:val="24"/>
          <w:szCs w:val="24"/>
        </w:rPr>
      </w:pPr>
      <w:commentRangeStart w:id="3"/>
      <w:r>
        <w:rPr>
          <w:rFonts w:ascii="Times New Roman" w:eastAsia="Times New Roman" w:hAnsi="Times New Roman" w:cs="Times New Roman"/>
          <w:b/>
          <w:bCs/>
          <w:sz w:val="24"/>
          <w:szCs w:val="24"/>
        </w:rPr>
        <w:t>Societal Impact:</w:t>
      </w:r>
      <w:r>
        <w:rPr>
          <w:rFonts w:ascii="Times New Roman" w:eastAsia="Times New Roman" w:hAnsi="Times New Roman" w:cs="Times New Roman"/>
          <w:sz w:val="24"/>
          <w:szCs w:val="24"/>
        </w:rPr>
        <w:t xml:space="preserve"> Statistiche sull'immigrazione e rilevanza applicativa</w:t>
      </w:r>
      <w:commentRangeEnd w:id="3"/>
      <w:r>
        <w:rPr>
          <w:rStyle w:val="Rimandocommento"/>
          <w:sz w:val="24"/>
          <w:szCs w:val="24"/>
        </w:rPr>
        <w:commentReference w:id="3"/>
      </w:r>
    </w:p>
    <w:p w14:paraId="497B4326" w14:textId="77777777" w:rsidR="00654099" w:rsidRPr="004928D8" w:rsidRDefault="00000000">
      <w:pPr>
        <w:pStyle w:val="Titolo1"/>
        <w:rPr>
          <w:lang w:val="en-US"/>
        </w:rPr>
      </w:pPr>
      <w:bookmarkStart w:id="4" w:name="_eh5b1pdu2pfn" w:colFirst="0" w:colLast="0"/>
      <w:bookmarkEnd w:id="4"/>
      <w:commentRangeStart w:id="5"/>
      <w:r w:rsidRPr="004928D8">
        <w:rPr>
          <w:lang w:val="en-US"/>
        </w:rPr>
        <w:t>Studies rationale and Hypothesis</w:t>
      </w:r>
      <w:commentRangeEnd w:id="5"/>
      <w:r w:rsidRPr="004928D8">
        <w:rPr>
          <w:rStyle w:val="Rimandocommento"/>
          <w:sz w:val="24"/>
          <w:szCs w:val="24"/>
          <w:lang w:val="en-US"/>
        </w:rPr>
        <w:commentReference w:id="5"/>
      </w:r>
    </w:p>
    <w:p w14:paraId="18CBF65A" w14:textId="77777777" w:rsidR="00654099" w:rsidRPr="004928D8" w:rsidRDefault="00000000">
      <w:pPr>
        <w:spacing w:before="240" w:after="240" w:line="360" w:lineRule="auto"/>
        <w:rPr>
          <w:rFonts w:ascii="Times New Roman" w:eastAsia="Times New Roman" w:hAnsi="Times New Roman" w:cs="Times New Roman"/>
          <w:sz w:val="24"/>
          <w:szCs w:val="24"/>
          <w:lang w:val="en-US"/>
          <w:rPrChange w:id="6" w:author="Luca Cussigh" w:date="2026-08-27T15:04:00Z">
            <w:rPr>
              <w:rFonts w:ascii="Times New Roman" w:eastAsia="Times New Roman" w:hAnsi="Times New Roman" w:cs="Times New Roman"/>
              <w:b/>
              <w:bCs/>
              <w:sz w:val="24"/>
              <w:szCs w:val="24"/>
            </w:rPr>
          </w:rPrChange>
        </w:rPr>
      </w:pPr>
      <w:r w:rsidRPr="004928D8">
        <w:rPr>
          <w:rFonts w:ascii="Times New Roman" w:eastAsia="Times New Roman" w:hAnsi="Times New Roman" w:cs="Times New Roman"/>
          <w:sz w:val="24"/>
          <w:szCs w:val="24"/>
          <w:lang w:val="en-US"/>
        </w:rPr>
        <w:t>This study examines the intersection of visual and social perception by constructing a multidimensional map of how children perceive faces across different social groups. To capture these representations, we adapted existing perceptual mapping paradigms (</w:t>
      </w:r>
      <w:r w:rsidRPr="004928D8">
        <w:rPr>
          <w:rFonts w:ascii="Times New Roman" w:eastAsia="Times New Roman" w:hAnsi="Times New Roman" w:cs="Times New Roman"/>
          <w:sz w:val="24"/>
          <w:szCs w:val="24"/>
          <w:shd w:val="clear" w:color="auto" w:fill="DDDDDD"/>
          <w:lang w:val="en-US"/>
        </w:rPr>
        <w:t xml:space="preserve">e.g., </w:t>
      </w:r>
      <w:hyperlink r:id="rId8" w:history="1">
        <w:r w:rsidRPr="004928D8">
          <w:rPr>
            <w:rFonts w:ascii="Times New Roman" w:eastAsia="Times New Roman" w:hAnsi="Times New Roman" w:cs="Times New Roman"/>
            <w:sz w:val="24"/>
            <w:szCs w:val="24"/>
            <w:shd w:val="clear" w:color="auto" w:fill="DDDDDD"/>
            <w:lang w:val="en-US"/>
          </w:rPr>
          <w:t>Moriguchi et al., 2025</w:t>
        </w:r>
      </w:hyperlink>
      <w:r w:rsidRPr="004928D8">
        <w:rPr>
          <w:rFonts w:ascii="Times New Roman" w:eastAsia="Times New Roman" w:hAnsi="Times New Roman" w:cs="Times New Roman"/>
          <w:sz w:val="24"/>
          <w:szCs w:val="24"/>
          <w:lang w:val="en-US"/>
        </w:rPr>
        <w:t>) into a Face Similarity Task grounded in Valentine’s (</w:t>
      </w:r>
      <w:hyperlink r:id="rId9" w:history="1">
        <w:r w:rsidRPr="004928D8">
          <w:rPr>
            <w:rFonts w:ascii="Times New Roman" w:eastAsia="Times New Roman" w:hAnsi="Times New Roman" w:cs="Times New Roman"/>
            <w:sz w:val="24"/>
            <w:szCs w:val="24"/>
            <w:shd w:val="clear" w:color="auto" w:fill="DDDDDD"/>
            <w:lang w:val="en-US"/>
          </w:rPr>
          <w:t>Valentine et al., 2016; Reggev et al., 2020;</w:t>
        </w:r>
      </w:hyperlink>
      <w:r w:rsidRPr="004928D8">
        <w:rPr>
          <w:rFonts w:ascii="Times New Roman" w:eastAsia="Times New Roman" w:hAnsi="Times New Roman" w:cs="Times New Roman"/>
          <w:sz w:val="24"/>
          <w:szCs w:val="24"/>
          <w:lang w:val="en-US"/>
        </w:rPr>
        <w:t xml:space="preserve"> </w:t>
      </w:r>
      <w:r w:rsidRPr="004928D8">
        <w:rPr>
          <w:rFonts w:ascii="Times New Roman" w:eastAsia="Times New Roman" w:hAnsi="Times New Roman" w:cs="Times New Roman"/>
          <w:sz w:val="24"/>
          <w:szCs w:val="24"/>
          <w:highlight w:val="yellow"/>
          <w:lang w:val="en-US"/>
        </w:rPr>
        <w:t>cit</w:t>
      </w:r>
      <w:r w:rsidRPr="004928D8">
        <w:rPr>
          <w:rFonts w:ascii="Times New Roman" w:eastAsia="Times New Roman" w:hAnsi="Times New Roman" w:cs="Times New Roman"/>
          <w:sz w:val="24"/>
          <w:szCs w:val="24"/>
          <w:lang w:val="en-US"/>
        </w:rPr>
        <w:t>) exemplar-based Face-Space framework. Unlike norm-based models organized around a central prototype, the exemplar-based model relies on pairwise spatial relationships, where physical proximity directly reflects perceived similarity. This aligns with our premise that social groups are mentally represented through relational dynamics rather than isolated evaluations.</w:t>
      </w:r>
    </w:p>
    <w:p w14:paraId="63B6A399"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While face-space models have successfully demonstrated the OHE in adults—such as outgroup faces clustering more densely than ingroup faces (</w:t>
      </w:r>
      <w:hyperlink r:id="rId10" w:history="1">
        <w:r w:rsidRPr="004928D8">
          <w:rPr>
            <w:rFonts w:ascii="Times New Roman" w:eastAsia="Times New Roman" w:hAnsi="Times New Roman" w:cs="Times New Roman"/>
            <w:sz w:val="24"/>
            <w:szCs w:val="24"/>
            <w:shd w:val="clear" w:color="auto" w:fill="D9D9D9"/>
            <w:lang w:val="en-US"/>
          </w:rPr>
          <w:t>Papesh &amp; Goldinger, 2010</w:t>
        </w:r>
      </w:hyperlink>
      <w:r w:rsidRPr="004928D8">
        <w:rPr>
          <w:rFonts w:ascii="Times New Roman" w:eastAsia="Times New Roman" w:hAnsi="Times New Roman" w:cs="Times New Roman"/>
          <w:sz w:val="24"/>
          <w:szCs w:val="24"/>
          <w:lang w:val="en-US"/>
        </w:rPr>
        <w:t xml:space="preserve">; </w:t>
      </w:r>
      <w:hyperlink r:id="rId11" w:history="1">
        <w:r w:rsidRPr="004928D8">
          <w:rPr>
            <w:rFonts w:ascii="Times New Roman" w:eastAsia="Times New Roman" w:hAnsi="Times New Roman" w:cs="Times New Roman"/>
            <w:sz w:val="24"/>
            <w:szCs w:val="24"/>
            <w:shd w:val="clear" w:color="auto" w:fill="DDDDDD"/>
            <w:lang w:val="en-US"/>
          </w:rPr>
          <w:t>Hart, 2021</w:t>
        </w:r>
      </w:hyperlink>
      <w:r w:rsidRPr="004928D8">
        <w:rPr>
          <w:rFonts w:ascii="Times New Roman" w:eastAsia="Times New Roman" w:hAnsi="Times New Roman" w:cs="Times New Roman"/>
          <w:sz w:val="24"/>
          <w:szCs w:val="24"/>
          <w:lang w:val="en-US"/>
        </w:rPr>
        <w:t xml:space="preserve">)—critical gaps remain. Prior MDS research has predominantly focused on binary ingroup-outgroup comparisons and adult populations. This dichotomous focus represents a significant methodological and ecological constraint. As highlighted in recent developmental </w:t>
      </w:r>
      <w:r w:rsidRPr="004928D8">
        <w:rPr>
          <w:rFonts w:ascii="Times New Roman" w:eastAsia="Times New Roman" w:hAnsi="Times New Roman" w:cs="Times New Roman"/>
          <w:sz w:val="24"/>
          <w:szCs w:val="24"/>
          <w:lang w:val="en-US"/>
        </w:rPr>
        <w:lastRenderedPageBreak/>
        <w:t>and social literature, binary forced-choice paradigms often rely on highly prototypical exemplars, which artificially simplifies the categorization process and obscures the subtle perceptual and cultural dynamics of multiracial and multicultural environments (</w:t>
      </w:r>
      <w:hyperlink r:id="rId12" w:history="1">
        <w:r w:rsidRPr="004928D8">
          <w:rPr>
            <w:rFonts w:ascii="Times New Roman" w:eastAsia="Times New Roman" w:hAnsi="Times New Roman" w:cs="Times New Roman"/>
            <w:sz w:val="24"/>
            <w:szCs w:val="24"/>
            <w:shd w:val="clear" w:color="auto" w:fill="DDDDDD"/>
            <w:lang w:val="en-US"/>
          </w:rPr>
          <w:t>Dunham et al., 2015; Gedeon et al., 2021)</w:t>
        </w:r>
      </w:hyperlink>
      <w:r w:rsidRPr="004928D8">
        <w:rPr>
          <w:rFonts w:ascii="Times New Roman" w:eastAsia="Times New Roman" w:hAnsi="Times New Roman" w:cs="Times New Roman"/>
          <w:sz w:val="24"/>
          <w:szCs w:val="24"/>
          <w:lang w:val="en-US"/>
        </w:rPr>
        <w:t xml:space="preserve">. At the same time, attempts to conduct MDS studies with child populations are present in the literature, suggesting a consistency in children’s and adults’ representations of prototypical faces </w:t>
      </w:r>
      <w:hyperlink r:id="rId13" w:history="1">
        <w:r w:rsidRPr="004928D8">
          <w:rPr>
            <w:rFonts w:ascii="Times New Roman" w:eastAsia="Times New Roman" w:hAnsi="Times New Roman" w:cs="Times New Roman"/>
            <w:sz w:val="24"/>
            <w:szCs w:val="24"/>
            <w:shd w:val="clear" w:color="auto" w:fill="DDDDDD"/>
            <w:lang w:val="en-US"/>
          </w:rPr>
          <w:t>(Nishimura et al., 2009)</w:t>
        </w:r>
      </w:hyperlink>
      <w:r w:rsidRPr="004928D8">
        <w:rPr>
          <w:rFonts w:ascii="Times New Roman" w:eastAsia="Times New Roman" w:hAnsi="Times New Roman" w:cs="Times New Roman"/>
          <w:sz w:val="24"/>
          <w:szCs w:val="24"/>
          <w:shd w:val="clear" w:color="auto" w:fill="DDDDDD"/>
          <w:lang w:val="en-US"/>
        </w:rPr>
        <w:t xml:space="preserve">. </w:t>
      </w:r>
      <w:r w:rsidRPr="004928D8">
        <w:rPr>
          <w:rFonts w:ascii="Times New Roman" w:eastAsia="Times New Roman" w:hAnsi="Times New Roman" w:cs="Times New Roman"/>
          <w:sz w:val="24"/>
          <w:szCs w:val="24"/>
          <w:lang w:val="en-US"/>
        </w:rPr>
        <w:t>However, these studies do not focus on the categorization process; instead, they employ a norm-based approach that emphasizes face perception.</w:t>
      </w:r>
    </w:p>
    <w:p w14:paraId="2D81A6EC" w14:textId="2AB2ED85"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To address these gaps, the present study introduces three key innovations: applying MDS to a child sample to investigate categorization processes, expanding from binary to multi-group contexts, and focusing on relational facial dyads. </w:t>
      </w:r>
      <w:r w:rsidRPr="004928D8">
        <w:rPr>
          <w:rFonts w:ascii="Times New Roman" w:eastAsia="Times New Roman" w:hAnsi="Times New Roman" w:cs="Times New Roman"/>
          <w:sz w:val="24"/>
          <w:szCs w:val="24"/>
          <w:lang w:val="en-US"/>
        </w:rPr>
        <w:t xml:space="preserve"> To further examine categorization development as a dynamic process, we sought to test a robust perceptual effect established in the literature via MDS. Specifically, while our primary exploratory goal was to trace and visually represent developmental trajectories of categorization, our confirmatory objective aimed to test the presence of the OHE in children within a multi-group framework.</w:t>
      </w:r>
    </w:p>
    <w:p w14:paraId="61ED7264" w14:textId="77777777" w:rsidR="00654099" w:rsidRPr="004928D8" w:rsidRDefault="00000000">
      <w:pPr>
        <w:pStyle w:val="Titolo2"/>
        <w:rPr>
          <w:lang w:val="en-US"/>
        </w:rPr>
      </w:pPr>
      <w:bookmarkStart w:id="7" w:name="_ndkqljaa362y" w:colFirst="0" w:colLast="0"/>
      <w:bookmarkEnd w:id="7"/>
      <w:r w:rsidRPr="004928D8">
        <w:rPr>
          <w:lang w:val="en-US"/>
        </w:rPr>
        <w:t>The actual project</w:t>
      </w:r>
    </w:p>
    <w:p w14:paraId="6D4A4B2E"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The project comprises two independent data collections: Study 1 (S1; moderated) and Study 2 (S2; unmoderated). Both studies followed an identical core structure, with the exception of a single additional task included in the moderated version. Importantly, this supplementary task was administered at the very end of the common protocol to ensure that the unmoderated version maintained an exact structural replication of S1. The primary differences between the two versions lay in the testing environment (in-person at primary schools for S1 vs. remote online administration for S2) and the supervising adult (a trained experimenter in S1 vs. a parent or legal guardian in S2).</w:t>
      </w:r>
    </w:p>
    <w:p w14:paraId="56331048"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Drawing on established methodological frameworks (</w:t>
      </w:r>
      <w:hyperlink r:id="rId14">
        <w:r w:rsidRPr="004928D8">
          <w:rPr>
            <w:rFonts w:ascii="Times New Roman" w:eastAsia="Times New Roman" w:hAnsi="Times New Roman" w:cs="Times New Roman"/>
            <w:sz w:val="24"/>
            <w:szCs w:val="24"/>
            <w:shd w:val="clear" w:color="auto" w:fill="DDDDDD"/>
            <w:lang w:val="en-US"/>
          </w:rPr>
          <w:t>Rhodes et al., 2020; Scott et al., 2017; Scott &amp; Schulz, 2017; Lo et al., 2023; Sheskin &amp; Keil, 2018)</w:t>
        </w:r>
      </w:hyperlink>
      <w:r w:rsidRPr="004928D8">
        <w:rPr>
          <w:rFonts w:ascii="Times New Roman" w:eastAsia="Times New Roman" w:hAnsi="Times New Roman" w:cs="Times New Roman"/>
          <w:sz w:val="24"/>
          <w:szCs w:val="24"/>
          <w:lang w:val="en-US"/>
        </w:rPr>
        <w:t xml:space="preserve">, this distinction can be operationalized as the difference between moderated (researcher-present) and unmoderated (researcher-absent) experimental designs. Consequently, replicating the findings of S1 holds not only theoretical but also methodological significance, as it provides evidence for the stability of the observed effects across diverse physical and social contexts. Therefore, this project aligns with an emerging line of research focused on replicating moderated, </w:t>
      </w:r>
      <w:r w:rsidRPr="004928D8">
        <w:rPr>
          <w:rFonts w:ascii="Times New Roman" w:eastAsia="Times New Roman" w:hAnsi="Times New Roman" w:cs="Times New Roman"/>
          <w:sz w:val="24"/>
          <w:szCs w:val="24"/>
          <w:lang w:val="en-US"/>
        </w:rPr>
        <w:lastRenderedPageBreak/>
        <w:t xml:space="preserve">laboratory-style studies within unmoderated, online settings. The development and validation of unmoderated methodologies—which accelerated notably during the COVID-19 pandemic </w:t>
      </w:r>
      <w:hyperlink r:id="rId15">
        <w:r w:rsidRPr="004928D8">
          <w:rPr>
            <w:rFonts w:ascii="Times New Roman" w:eastAsia="Times New Roman" w:hAnsi="Times New Roman" w:cs="Times New Roman"/>
            <w:sz w:val="24"/>
            <w:szCs w:val="24"/>
            <w:shd w:val="clear" w:color="auto" w:fill="DDDDDD"/>
            <w:lang w:val="en-US"/>
          </w:rPr>
          <w:t>(Rhodes et al., 2020)</w:t>
        </w:r>
      </w:hyperlink>
      <w:r w:rsidRPr="004928D8">
        <w:rPr>
          <w:rFonts w:ascii="Times New Roman" w:eastAsia="Times New Roman" w:hAnsi="Times New Roman" w:cs="Times New Roman"/>
          <w:sz w:val="24"/>
          <w:szCs w:val="24"/>
          <w:lang w:val="en-US"/>
        </w:rPr>
        <w:t>—offer several key advantages, including enhanced ecological validity and the facilitation of longitudinal research designs.</w:t>
      </w:r>
    </w:p>
    <w:p w14:paraId="00047BA4"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Procedurally, S1 required written informed consent from parents or legal guardians prior to the testing day. Upon returning the signed consent form, children were escorted to a dedicated room within their school, where they completed the tasks supervised by an experimenter from the </w:t>
      </w:r>
      <w:commentRangeStart w:id="8"/>
      <w:r w:rsidRPr="004928D8">
        <w:rPr>
          <w:rFonts w:ascii="Times New Roman" w:eastAsia="Times New Roman" w:hAnsi="Times New Roman" w:cs="Times New Roman"/>
          <w:sz w:val="24"/>
          <w:szCs w:val="24"/>
          <w:lang w:val="en-US"/>
        </w:rPr>
        <w:t>research team</w:t>
      </w:r>
      <w:commentRangeEnd w:id="8"/>
      <w:r w:rsidRPr="004928D8">
        <w:rPr>
          <w:rStyle w:val="Rimandocommento"/>
          <w:rFonts w:ascii="Times New Roman" w:eastAsia="Times New Roman" w:hAnsi="Times New Roman" w:cs="Times New Roman"/>
          <w:sz w:val="24"/>
          <w:szCs w:val="24"/>
          <w:lang w:val="en-US"/>
        </w:rPr>
        <w:commentReference w:id="8"/>
      </w:r>
      <w:r w:rsidRPr="004928D8">
        <w:rPr>
          <w:rFonts w:ascii="Times New Roman" w:eastAsia="Times New Roman" w:hAnsi="Times New Roman" w:cs="Times New Roman"/>
          <w:sz w:val="24"/>
          <w:szCs w:val="24"/>
          <w:lang w:val="en-US"/>
        </w:rPr>
        <w:t>. In contrast, for the unmoderated version (S2), informed consent was obtained digitally at the onset of the online session.</w:t>
      </w:r>
    </w:p>
    <w:p w14:paraId="4708021E" w14:textId="0C377E79" w:rsidR="00654099" w:rsidRDefault="00000000">
      <w:pPr>
        <w:spacing w:before="240" w:after="240" w:line="360" w:lineRule="auto"/>
        <w:rPr>
          <w:rFonts w:ascii="Times New Roman" w:eastAsia="Times New Roman" w:hAnsi="Times New Roman" w:cs="Times New Roman"/>
          <w:sz w:val="24"/>
          <w:szCs w:val="24"/>
        </w:rPr>
      </w:pPr>
      <w:r w:rsidRPr="004928D8">
        <w:rPr>
          <w:rFonts w:ascii="Times New Roman" w:eastAsia="Times New Roman" w:hAnsi="Times New Roman" w:cs="Times New Roman"/>
          <w:sz w:val="24"/>
          <w:szCs w:val="24"/>
          <w:lang w:val="en-US"/>
        </w:rPr>
        <w:t xml:space="preserve">Given this structural symmetry, a unified Method section is presented for both studies. </w:t>
      </w:r>
      <w:commentRangeStart w:id="9"/>
      <w:r w:rsidRPr="004928D8">
        <w:rPr>
          <w:rFonts w:ascii="Times New Roman" w:eastAsia="Times New Roman" w:hAnsi="Times New Roman" w:cs="Times New Roman"/>
          <w:sz w:val="24"/>
          <w:szCs w:val="24"/>
          <w:lang w:val="en-US"/>
        </w:rPr>
        <w:t xml:space="preserve">Importantly, the present manuscript does not detail the hypotheses and results regarding the Trait Attribution Task (administered only in S1). This measure was originally included to address study-specific aims. To maintain narrative clarity and focus on the primary goal of the current article, the replication between S1 and S2 and the theoretical importance of stability in children's social categorization, this task was omitted from the main text. However, all hypotheses, analyses, and figures concerning the Trait Attribution Task are publicly available on the project’s GitHub repository. </w:t>
      </w:r>
      <w:r>
        <w:rPr>
          <w:rFonts w:ascii="Times New Roman" w:eastAsia="Times New Roman" w:hAnsi="Times New Roman" w:cs="Times New Roman"/>
          <w:sz w:val="24"/>
          <w:szCs w:val="24"/>
        </w:rPr>
        <w:t xml:space="preserve">The hypotheses for the current investigation are as </w:t>
      </w:r>
      <w:commentRangeEnd w:id="9"/>
      <w:r>
        <w:rPr>
          <w:rStyle w:val="Rimandocommento"/>
          <w:rFonts w:ascii="Times New Roman" w:eastAsia="Times New Roman" w:hAnsi="Times New Roman" w:cs="Times New Roman"/>
          <w:sz w:val="24"/>
          <w:szCs w:val="24"/>
        </w:rPr>
        <w:commentReference w:id="9"/>
      </w:r>
      <w:r>
        <w:rPr>
          <w:rFonts w:ascii="Times New Roman" w:eastAsia="Times New Roman" w:hAnsi="Times New Roman" w:cs="Times New Roman"/>
          <w:sz w:val="24"/>
          <w:szCs w:val="24"/>
        </w:rPr>
        <w:t>follows:</w:t>
      </w:r>
    </w:p>
    <w:p w14:paraId="3077BA20"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H1: Outgroup Homogeneity Effect (OHE)</w:t>
      </w:r>
    </w:p>
    <w:p w14:paraId="7C2C3297" w14:textId="77777777" w:rsidR="00654099" w:rsidRPr="004928D8" w:rsidRDefault="00000000">
      <w:pPr>
        <w:spacing w:before="240" w:after="240" w:line="360" w:lineRule="auto"/>
        <w:ind w:left="720"/>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H1a: Based on Jones et al. (1981), we expect participants to successfully visually discriminate individual minority outgroup faces, yet perceive members within each outgroup as significantly more similar to one another compared to ingroup members.</w:t>
      </w:r>
    </w:p>
    <w:p w14:paraId="469DCA4F" w14:textId="77777777" w:rsidR="00654099" w:rsidRPr="004928D8" w:rsidRDefault="00000000">
      <w:pPr>
        <w:spacing w:before="240" w:after="240" w:line="360" w:lineRule="auto"/>
        <w:ind w:left="720"/>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H1b: No significant differences in the magnitude of the OHE are expected as a function of participants’ gender.</w:t>
      </w:r>
    </w:p>
    <w:p w14:paraId="2E67117E" w14:textId="77777777" w:rsidR="00654099" w:rsidRPr="004928D8" w:rsidRDefault="00000000">
      <w:pPr>
        <w:spacing w:before="240" w:after="240" w:line="360" w:lineRule="auto"/>
        <w:ind w:left="720"/>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H1c: The magnitude of the OHE is expected to decrease as a function of age.</w:t>
      </w:r>
    </w:p>
    <w:p w14:paraId="4316CB9E" w14:textId="77777777" w:rsidR="00654099" w:rsidRPr="004928D8" w:rsidRDefault="00654099">
      <w:pPr>
        <w:spacing w:before="240" w:after="240" w:line="360" w:lineRule="auto"/>
        <w:rPr>
          <w:rFonts w:ascii="Times New Roman" w:eastAsia="Times New Roman" w:hAnsi="Times New Roman" w:cs="Times New Roman"/>
          <w:sz w:val="24"/>
          <w:szCs w:val="24"/>
          <w:lang w:val="en-US"/>
        </w:rPr>
      </w:pPr>
    </w:p>
    <w:p w14:paraId="5C8E32C1"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H2: Minority Groups Homogeneity Effect (MGHE)</w:t>
      </w:r>
    </w:p>
    <w:p w14:paraId="563E0575" w14:textId="77777777" w:rsidR="00654099" w:rsidRPr="004928D8" w:rsidRDefault="00000000">
      <w:pPr>
        <w:spacing w:before="240" w:after="240" w:line="360" w:lineRule="auto"/>
        <w:ind w:left="720"/>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lastRenderedPageBreak/>
        <w:t>H2a: Following Tepper and Gilovich (2024), we expect majority group participants (Italians) to perceive less similarity between images of ingroup members (an intragroup comparison) than between members of two distinct minority outgroups (an intergroup comparison).</w:t>
      </w:r>
    </w:p>
    <w:p w14:paraId="24643033" w14:textId="77777777" w:rsidR="00654099" w:rsidRPr="004928D8" w:rsidRDefault="00000000">
      <w:pPr>
        <w:spacing w:before="240" w:after="240" w:line="360" w:lineRule="auto"/>
        <w:ind w:left="720"/>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H2b: No significant differences in the magnitude of the MGHE are expected as function of participants’ gender.</w:t>
      </w:r>
    </w:p>
    <w:p w14:paraId="3299CE13" w14:textId="77777777" w:rsidR="00654099" w:rsidRPr="004928D8" w:rsidRDefault="00000000">
      <w:pPr>
        <w:spacing w:before="240" w:after="240" w:line="360" w:lineRule="auto"/>
        <w:ind w:left="720"/>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H2c: The magnitude of the MGHE is expected to decrease as a function of age.</w:t>
      </w:r>
    </w:p>
    <w:p w14:paraId="50723FA2" w14:textId="77777777" w:rsidR="00654099" w:rsidRPr="004928D8" w:rsidRDefault="00000000">
      <w:pPr>
        <w:pStyle w:val="Titolo1"/>
        <w:rPr>
          <w:lang w:val="en-US"/>
        </w:rPr>
      </w:pPr>
      <w:bookmarkStart w:id="10" w:name="_banuba6gacml" w:colFirst="0" w:colLast="0"/>
      <w:bookmarkEnd w:id="10"/>
      <w:r w:rsidRPr="004928D8">
        <w:rPr>
          <w:lang w:val="en-US"/>
        </w:rPr>
        <w:t>Openness and Transparency Note</w:t>
      </w:r>
    </w:p>
    <w:p w14:paraId="4A00021F" w14:textId="77777777" w:rsidR="00654099" w:rsidRDefault="00000000">
      <w:pPr>
        <w:spacing w:before="240" w:after="240" w:line="360" w:lineRule="auto"/>
        <w:rPr>
          <w:rFonts w:ascii="Times New Roman" w:eastAsia="Times New Roman" w:hAnsi="Times New Roman" w:cs="Times New Roman"/>
          <w:sz w:val="24"/>
          <w:szCs w:val="24"/>
          <w:highlight w:val="yellow"/>
        </w:rPr>
      </w:pPr>
      <w:r w:rsidRPr="004928D8">
        <w:rPr>
          <w:rFonts w:ascii="Times New Roman" w:eastAsia="Times New Roman" w:hAnsi="Times New Roman" w:cs="Times New Roman"/>
          <w:sz w:val="24"/>
          <w:szCs w:val="24"/>
          <w:lang w:val="en-US"/>
        </w:rPr>
        <w:t>This study was conducted in accordance with the principles of the Declaration of Helsinki. Ethical approval was granted by the Ethics Committee of the</w:t>
      </w:r>
      <w:commentRangeStart w:id="11"/>
      <w:r w:rsidRPr="004928D8">
        <w:rPr>
          <w:rFonts w:ascii="Times New Roman" w:eastAsia="Times New Roman" w:hAnsi="Times New Roman" w:cs="Times New Roman"/>
          <w:sz w:val="24"/>
          <w:szCs w:val="24"/>
          <w:lang w:val="en-US"/>
        </w:rPr>
        <w:t xml:space="preserve"> University of Padua</w:t>
      </w:r>
      <w:commentRangeEnd w:id="11"/>
      <w:r w:rsidRPr="004928D8">
        <w:rPr>
          <w:rStyle w:val="Rimandocommento"/>
          <w:rFonts w:ascii="Times New Roman" w:eastAsia="Times New Roman" w:hAnsi="Times New Roman" w:cs="Times New Roman"/>
          <w:sz w:val="24"/>
          <w:szCs w:val="24"/>
          <w:lang w:val="en-US"/>
        </w:rPr>
        <w:commentReference w:id="11"/>
      </w:r>
      <w:r w:rsidRPr="004928D8">
        <w:rPr>
          <w:rFonts w:ascii="Times New Roman" w:eastAsia="Times New Roman" w:hAnsi="Times New Roman" w:cs="Times New Roman"/>
          <w:sz w:val="24"/>
          <w:szCs w:val="24"/>
          <w:lang w:val="en-US"/>
        </w:rPr>
        <w:t xml:space="preserve"> (</w:t>
      </w:r>
      <w:commentRangeStart w:id="12"/>
      <w:r w:rsidRPr="004928D8">
        <w:rPr>
          <w:rFonts w:ascii="Times New Roman" w:eastAsia="Times New Roman" w:hAnsi="Times New Roman" w:cs="Times New Roman"/>
          <w:sz w:val="24"/>
          <w:szCs w:val="24"/>
          <w:lang w:val="en-US"/>
        </w:rPr>
        <w:t>Protocols</w:t>
      </w:r>
      <w:commentRangeEnd w:id="12"/>
      <w:r w:rsidRPr="004928D8">
        <w:rPr>
          <w:rStyle w:val="Rimandocommento"/>
          <w:rFonts w:ascii="Times New Roman" w:eastAsia="Times New Roman" w:hAnsi="Times New Roman" w:cs="Times New Roman"/>
          <w:sz w:val="24"/>
          <w:szCs w:val="24"/>
          <w:lang w:val="en-US"/>
        </w:rPr>
        <w:commentReference w:id="12"/>
      </w:r>
      <w:r w:rsidRPr="004928D8">
        <w:rPr>
          <w:rFonts w:ascii="Times New Roman" w:eastAsia="Times New Roman" w:hAnsi="Times New Roman" w:cs="Times New Roman"/>
          <w:sz w:val="24"/>
          <w:szCs w:val="24"/>
          <w:lang w:val="en-US"/>
        </w:rPr>
        <w:t>:). Data analyses were performed using R (</w:t>
      </w:r>
      <w:r w:rsidRPr="004928D8">
        <w:rPr>
          <w:rFonts w:ascii="Times New Roman" w:eastAsia="Times New Roman" w:hAnsi="Times New Roman" w:cs="Times New Roman"/>
          <w:sz w:val="24"/>
          <w:szCs w:val="24"/>
          <w:highlight w:val="yellow"/>
          <w:lang w:val="en-US"/>
        </w:rPr>
        <w:t>cit</w:t>
      </w:r>
      <w:r w:rsidRPr="004928D8">
        <w:rPr>
          <w:rFonts w:ascii="Times New Roman" w:eastAsia="Times New Roman" w:hAnsi="Times New Roman" w:cs="Times New Roman"/>
          <w:sz w:val="24"/>
          <w:szCs w:val="24"/>
          <w:lang w:val="en-US"/>
        </w:rPr>
        <w:t xml:space="preserve">) within the RStudio environment (Posit team, </w:t>
      </w:r>
      <w:commentRangeStart w:id="13"/>
      <w:r w:rsidRPr="004928D8">
        <w:rPr>
          <w:rFonts w:ascii="Times New Roman" w:eastAsia="Times New Roman" w:hAnsi="Times New Roman" w:cs="Times New Roman"/>
          <w:sz w:val="24"/>
          <w:szCs w:val="24"/>
          <w:lang w:val="en-US"/>
        </w:rPr>
        <w:t>2025</w:t>
      </w:r>
      <w:commentRangeEnd w:id="13"/>
      <w:r w:rsidRPr="004928D8">
        <w:rPr>
          <w:rStyle w:val="Rimandocommento"/>
          <w:rFonts w:ascii="Times New Roman" w:eastAsia="Times New Roman" w:hAnsi="Times New Roman" w:cs="Times New Roman"/>
          <w:sz w:val="24"/>
          <w:szCs w:val="24"/>
          <w:lang w:val="en-US"/>
        </w:rPr>
        <w:commentReference w:id="13"/>
      </w:r>
      <w:r w:rsidRPr="004928D8">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highlight w:val="yellow"/>
        </w:rPr>
        <w:t>Definire analisi e pacchetti una volta scritta la parte relativa.</w:t>
      </w:r>
    </w:p>
    <w:p w14:paraId="7D5E28B0" w14:textId="77777777" w:rsidR="00654099" w:rsidRPr="004928D8" w:rsidRDefault="00000000">
      <w:pPr>
        <w:spacing w:before="240" w:after="240" w:line="360" w:lineRule="auto"/>
        <w:rPr>
          <w:rFonts w:ascii="Times New Roman" w:eastAsia="Times New Roman" w:hAnsi="Times New Roman" w:cs="Times New Roman"/>
          <w:b/>
          <w:bCs/>
          <w:color w:val="000000"/>
          <w:sz w:val="24"/>
          <w:szCs w:val="24"/>
          <w:lang w:val="en-US"/>
        </w:rPr>
      </w:pPr>
      <w:r w:rsidRPr="004928D8">
        <w:rPr>
          <w:rFonts w:ascii="Times New Roman" w:eastAsia="Times New Roman" w:hAnsi="Times New Roman" w:cs="Times New Roman"/>
          <w:sz w:val="24"/>
          <w:szCs w:val="24"/>
          <w:lang w:val="en-US"/>
        </w:rPr>
        <w:t xml:space="preserve">Both studies were preregistered on the OSF (Open Science Framework). The pre-registration for </w:t>
      </w:r>
      <w:commentRangeStart w:id="14"/>
      <w:r w:rsidRPr="004928D8">
        <w:rPr>
          <w:rFonts w:ascii="Times New Roman" w:eastAsia="Times New Roman" w:hAnsi="Times New Roman" w:cs="Times New Roman"/>
          <w:sz w:val="24"/>
          <w:szCs w:val="24"/>
          <w:lang w:val="en-US"/>
        </w:rPr>
        <w:t>S1 can be accessed at (</w:t>
      </w:r>
      <w:r w:rsidRPr="004928D8">
        <w:rPr>
          <w:rFonts w:ascii="Times New Roman" w:eastAsia="Times New Roman" w:hAnsi="Times New Roman" w:cs="Times New Roman"/>
          <w:sz w:val="24"/>
          <w:szCs w:val="24"/>
          <w:highlight w:val="yellow"/>
          <w:lang w:val="en-US"/>
        </w:rPr>
        <w:t>link 1</w:t>
      </w:r>
      <w:r w:rsidRPr="004928D8">
        <w:rPr>
          <w:rFonts w:ascii="Times New Roman" w:eastAsia="Times New Roman" w:hAnsi="Times New Roman" w:cs="Times New Roman"/>
          <w:sz w:val="24"/>
          <w:szCs w:val="24"/>
          <w:lang w:val="en-US"/>
        </w:rPr>
        <w:t xml:space="preserve">), and the pre-registration for S2 is available at </w:t>
      </w:r>
      <w:r w:rsidRPr="004928D8">
        <w:rPr>
          <w:rFonts w:ascii="Times New Roman" w:eastAsia="Times New Roman" w:hAnsi="Times New Roman" w:cs="Times New Roman"/>
          <w:sz w:val="24"/>
          <w:szCs w:val="24"/>
          <w:highlight w:val="yellow"/>
          <w:lang w:val="en-US"/>
        </w:rPr>
        <w:t>(Link 2</w:t>
      </w:r>
      <w:r w:rsidRPr="004928D8">
        <w:rPr>
          <w:rFonts w:ascii="Times New Roman" w:eastAsia="Times New Roman" w:hAnsi="Times New Roman" w:cs="Times New Roman"/>
          <w:sz w:val="24"/>
          <w:szCs w:val="24"/>
          <w:lang w:val="en-US"/>
        </w:rPr>
        <w:t>)</w:t>
      </w:r>
      <w:commentRangeEnd w:id="14"/>
      <w:r w:rsidRPr="004928D8">
        <w:rPr>
          <w:rStyle w:val="Rimandocommento"/>
          <w:rFonts w:ascii="Times New Roman" w:eastAsia="Times New Roman" w:hAnsi="Times New Roman" w:cs="Times New Roman"/>
          <w:sz w:val="24"/>
          <w:szCs w:val="24"/>
          <w:lang w:val="en-US"/>
        </w:rPr>
        <w:commentReference w:id="14"/>
      </w:r>
      <w:r w:rsidRPr="004928D8">
        <w:rPr>
          <w:rFonts w:ascii="Times New Roman" w:eastAsia="Times New Roman" w:hAnsi="Times New Roman" w:cs="Times New Roman"/>
          <w:sz w:val="24"/>
          <w:szCs w:val="24"/>
          <w:lang w:val="en-US"/>
        </w:rPr>
        <w:t xml:space="preserve">. The results section follows the main preregistered hypotheses. Additionally, reflecting the exploratory nature of this study, we further investigate specific exploratory hypotheses that were also included in the pre-registration. To ensure full reproducibility, all </w:t>
      </w:r>
      <w:commentRangeStart w:id="15"/>
      <w:r w:rsidRPr="004928D8">
        <w:rPr>
          <w:rFonts w:ascii="Times New Roman" w:eastAsia="Times New Roman" w:hAnsi="Times New Roman" w:cs="Times New Roman"/>
          <w:sz w:val="24"/>
          <w:szCs w:val="24"/>
          <w:lang w:val="en-US"/>
        </w:rPr>
        <w:t>analytic code required to reproduce the reported results, along with the experimental protocol, raw data, and processed data</w:t>
      </w:r>
      <w:commentRangeEnd w:id="15"/>
      <w:r w:rsidRPr="004928D8">
        <w:rPr>
          <w:rStyle w:val="Rimandocommento"/>
          <w:rFonts w:ascii="Times New Roman" w:eastAsia="Times New Roman" w:hAnsi="Times New Roman" w:cs="Times New Roman"/>
          <w:sz w:val="24"/>
          <w:szCs w:val="24"/>
          <w:lang w:val="en-US"/>
        </w:rPr>
        <w:commentReference w:id="15"/>
      </w:r>
      <w:r w:rsidRPr="004928D8">
        <w:rPr>
          <w:rFonts w:ascii="Times New Roman" w:eastAsia="Times New Roman" w:hAnsi="Times New Roman" w:cs="Times New Roman"/>
          <w:sz w:val="24"/>
          <w:szCs w:val="24"/>
          <w:lang w:val="en-US"/>
        </w:rPr>
        <w:t xml:space="preserve">, are publicly available at the following GitHub links: </w:t>
      </w:r>
      <w:commentRangeStart w:id="16"/>
      <w:r w:rsidRPr="004928D8">
        <w:rPr>
          <w:rFonts w:ascii="Times New Roman" w:eastAsia="Times New Roman" w:hAnsi="Times New Roman" w:cs="Times New Roman"/>
          <w:sz w:val="24"/>
          <w:szCs w:val="24"/>
          <w:lang w:val="en-US"/>
        </w:rPr>
        <w:t>LINK for S1, LINK for S2.</w:t>
      </w:r>
      <w:commentRangeEnd w:id="16"/>
      <w:r w:rsidRPr="004928D8">
        <w:rPr>
          <w:rStyle w:val="Rimandocommento"/>
          <w:rFonts w:ascii="Times New Roman" w:eastAsia="Times New Roman" w:hAnsi="Times New Roman" w:cs="Times New Roman"/>
          <w:b/>
          <w:bCs/>
          <w:color w:val="000000"/>
          <w:sz w:val="24"/>
          <w:szCs w:val="24"/>
          <w:lang w:val="en-US"/>
        </w:rPr>
        <w:commentReference w:id="16"/>
      </w:r>
    </w:p>
    <w:p w14:paraId="204BE871" w14:textId="77777777" w:rsidR="00654099" w:rsidRPr="004928D8" w:rsidRDefault="00000000">
      <w:pPr>
        <w:pStyle w:val="Titolo1"/>
        <w:rPr>
          <w:lang w:val="en-US"/>
        </w:rPr>
      </w:pPr>
      <w:bookmarkStart w:id="17" w:name="_1c0hes5d1diq" w:colFirst="0" w:colLast="0"/>
      <w:bookmarkEnd w:id="17"/>
      <w:r w:rsidRPr="004928D8">
        <w:rPr>
          <w:lang w:val="en-US"/>
        </w:rPr>
        <w:t>Method</w:t>
      </w:r>
    </w:p>
    <w:p w14:paraId="1B20FE4F" w14:textId="77777777" w:rsidR="00654099" w:rsidRPr="004928D8" w:rsidRDefault="00000000">
      <w:pPr>
        <w:pStyle w:val="Titolo2"/>
        <w:rPr>
          <w:lang w:val="en-US"/>
        </w:rPr>
      </w:pPr>
      <w:bookmarkStart w:id="18" w:name="_e1jpfiz4luo0" w:colFirst="0" w:colLast="0"/>
      <w:bookmarkEnd w:id="18"/>
      <w:r w:rsidRPr="004928D8">
        <w:rPr>
          <w:lang w:val="en-US"/>
        </w:rPr>
        <w:t xml:space="preserve">Materials </w:t>
      </w:r>
    </w:p>
    <w:p w14:paraId="5BC8EC92"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The study was programmed in JavaScript using the jsPsych library (</w:t>
      </w:r>
      <w:r w:rsidRPr="004928D8">
        <w:rPr>
          <w:rFonts w:ascii="Times New Roman" w:eastAsia="Times New Roman" w:hAnsi="Times New Roman" w:cs="Times New Roman"/>
          <w:sz w:val="24"/>
          <w:szCs w:val="24"/>
          <w:highlight w:val="yellow"/>
          <w:lang w:val="en-US"/>
        </w:rPr>
        <w:t>Version</w:t>
      </w:r>
      <w:r w:rsidRPr="004928D8">
        <w:rPr>
          <w:rFonts w:ascii="Times New Roman" w:eastAsia="Times New Roman" w:hAnsi="Times New Roman" w:cs="Times New Roman"/>
          <w:sz w:val="24"/>
          <w:szCs w:val="24"/>
          <w:lang w:val="en-US"/>
        </w:rPr>
        <w:t xml:space="preserve"> 7.3.4) and hosted for online administration via the Pavlovia platform (</w:t>
      </w:r>
      <w:r w:rsidRPr="004928D8">
        <w:rPr>
          <w:rFonts w:ascii="Times New Roman" w:eastAsia="Times New Roman" w:hAnsi="Times New Roman" w:cs="Times New Roman"/>
          <w:sz w:val="24"/>
          <w:szCs w:val="24"/>
          <w:highlight w:val="yellow"/>
          <w:lang w:val="en-US"/>
        </w:rPr>
        <w:t>cit?</w:t>
      </w:r>
      <w:r w:rsidRPr="004928D8">
        <w:rPr>
          <w:rFonts w:ascii="Times New Roman" w:eastAsia="Times New Roman" w:hAnsi="Times New Roman" w:cs="Times New Roman"/>
          <w:sz w:val="24"/>
          <w:szCs w:val="24"/>
          <w:lang w:val="en-US"/>
        </w:rPr>
        <w:t xml:space="preserve">). To enhance participant engagement, the experimental tasks adopted a gamified approach, structured as an interactive adventure in which the Lab’s mascotte, Oscar the meerkat, guided the participants throughout the procedure. The specific details of the storyline, briefly outlined below, are available in their entirety on GitLab alongside the experimental code (link in </w:t>
      </w:r>
      <w:commentRangeStart w:id="19"/>
      <w:r w:rsidRPr="004928D8">
        <w:rPr>
          <w:rFonts w:ascii="Times New Roman" w:eastAsia="Times New Roman" w:hAnsi="Times New Roman" w:cs="Times New Roman"/>
          <w:sz w:val="24"/>
          <w:szCs w:val="24"/>
          <w:lang w:val="en-US"/>
        </w:rPr>
        <w:t>GitHub</w:t>
      </w:r>
      <w:commentRangeEnd w:id="19"/>
      <w:r w:rsidRPr="004928D8">
        <w:rPr>
          <w:rStyle w:val="Rimandocommento"/>
          <w:rFonts w:ascii="Times New Roman" w:eastAsia="Times New Roman" w:hAnsi="Times New Roman" w:cs="Times New Roman"/>
          <w:sz w:val="24"/>
          <w:szCs w:val="24"/>
          <w:lang w:val="en-US"/>
        </w:rPr>
        <w:commentReference w:id="19"/>
      </w:r>
      <w:r w:rsidRPr="004928D8">
        <w:rPr>
          <w:rFonts w:ascii="Times New Roman" w:eastAsia="Times New Roman" w:hAnsi="Times New Roman" w:cs="Times New Roman"/>
          <w:sz w:val="24"/>
          <w:szCs w:val="24"/>
          <w:lang w:val="en-US"/>
        </w:rPr>
        <w:t>).</w:t>
      </w:r>
    </w:p>
    <w:p w14:paraId="46288F01" w14:textId="77777777" w:rsidR="00654099" w:rsidRPr="004928D8" w:rsidRDefault="00000000">
      <w:pPr>
        <w:pStyle w:val="Titolo2"/>
        <w:rPr>
          <w:lang w:val="en-US"/>
        </w:rPr>
      </w:pPr>
      <w:bookmarkStart w:id="20" w:name="_vyvyu2yjc839" w:colFirst="0" w:colLast="0"/>
      <w:bookmarkEnd w:id="20"/>
      <w:r w:rsidRPr="004928D8">
        <w:rPr>
          <w:lang w:val="en-US"/>
        </w:rPr>
        <w:lastRenderedPageBreak/>
        <w:t>Preparing the Face Similarity Task</w:t>
      </w:r>
    </w:p>
    <w:p w14:paraId="1D02FDC5"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To prepare the Face Similarity Task, we selected 40 (20 female stimuli and 20 male stimuli) artificial intelligence-generated faces (via Gemini Pro Nano). These stimuli, presented with a realistic oval mask that blurred and cropped the hair to ensure uniform face and hairline dimensions, were standardized for similarity using FaceNet embeddings and controlled for emotional neutrality. Full details of the image selection process are available in the project’s GitHub repository. These faces represented four distinct ethnic groups (five faces per group): African descent, East Asian, South American, and Northern Italian. During stimulus selection, varying levels of specificity were considered; specifically, it was crucial to ensure that the Caucasian faces would be perceived as the ingroup by the majority-group participants. The remaining groups were selected based on the existing literature, aligning with the other ethnic-categorization studies </w:t>
      </w:r>
      <w:hyperlink r:id="rId16">
        <w:r w:rsidRPr="004928D8">
          <w:rPr>
            <w:lang w:val="en-US"/>
          </w:rPr>
          <w:t>(e.g., Paul et al., 2022; Caharel et al., 2011)</w:t>
        </w:r>
      </w:hyperlink>
      <w:r w:rsidRPr="004928D8">
        <w:rPr>
          <w:rFonts w:ascii="Times New Roman" w:eastAsia="Times New Roman" w:hAnsi="Times New Roman" w:cs="Times New Roman"/>
          <w:sz w:val="24"/>
          <w:szCs w:val="24"/>
          <w:lang w:val="en-US"/>
        </w:rPr>
        <w:t>.</w:t>
      </w:r>
    </w:p>
    <w:p w14:paraId="16CE3155"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The total design grid comprised 190 possible face combinations, which would have required an excessive number of trials per participant, thereby increasing the task's cognitive load and duration. Following established literature, we implemented an incomplete block design. Consequently, each participant evaluated 66 face pairs. By reducing the initial grid size, we ensured the task duration remained within acceptable limits for children. Furthermore, as this design resulted in a 2.88 probability of each comparison being viewed by a given participant, we adjusted our target sample size accordingly (as defined in the power analysis section).</w:t>
      </w:r>
    </w:p>
    <w:p w14:paraId="7F473748" w14:textId="77777777" w:rsidR="00654099" w:rsidRPr="004928D8" w:rsidRDefault="00000000">
      <w:pPr>
        <w:pStyle w:val="Titolo2"/>
        <w:rPr>
          <w:lang w:val="en-US"/>
        </w:rPr>
      </w:pPr>
      <w:bookmarkStart w:id="21" w:name="_tn4ewzr0q3bc" w:colFirst="0" w:colLast="0"/>
      <w:bookmarkEnd w:id="21"/>
      <w:r w:rsidRPr="004928D8">
        <w:rPr>
          <w:lang w:val="en-US"/>
        </w:rPr>
        <w:t>Procedure and Measures</w:t>
      </w:r>
    </w:p>
    <w:p w14:paraId="6A20C834"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The main sections were structured as follows. </w:t>
      </w:r>
    </w:p>
    <w:p w14:paraId="06AD6742" w14:textId="77777777" w:rsidR="00654099" w:rsidRPr="004928D8" w:rsidRDefault="00000000">
      <w:pPr>
        <w:numPr>
          <w:ilvl w:val="0"/>
          <w:numId w:val="5"/>
        </w:num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Sociodemographic section</w:t>
      </w:r>
      <w:r w:rsidRPr="004928D8">
        <w:rPr>
          <w:rFonts w:ascii="Times New Roman" w:eastAsia="Times New Roman" w:hAnsi="Times New Roman" w:cs="Times New Roman"/>
          <w:sz w:val="24"/>
          <w:szCs w:val="24"/>
          <w:lang w:val="en-US"/>
        </w:rPr>
        <w:t xml:space="preserve">. The initial section was completed alongside the experimenter in S1 or the legal </w:t>
      </w:r>
      <w:r w:rsidRPr="004928D8">
        <w:rPr>
          <w:rFonts w:ascii="Times New Roman" w:eastAsia="Times New Roman" w:hAnsi="Times New Roman" w:cs="Times New Roman"/>
          <w:sz w:val="24"/>
          <w:szCs w:val="24"/>
          <w:highlight w:val="yellow"/>
          <w:lang w:val="en-US"/>
        </w:rPr>
        <w:t xml:space="preserve">tutor </w:t>
      </w:r>
      <w:r w:rsidRPr="004928D8">
        <w:rPr>
          <w:rFonts w:ascii="Times New Roman" w:eastAsia="Times New Roman" w:hAnsi="Times New Roman" w:cs="Times New Roman"/>
          <w:sz w:val="24"/>
          <w:szCs w:val="24"/>
          <w:lang w:val="en-US"/>
        </w:rPr>
        <w:t>in S2. Indeed, the questions were directed to them. Additionally, in S2 brief instructional slides were presented to parents regarding the study procedures and the level of guidance to provide the child with. In the moderated version, this information was communicated directly to the experimenters prior to the start of data collection.</w:t>
      </w:r>
    </w:p>
    <w:p w14:paraId="455F05D3" w14:textId="77777777" w:rsidR="00654099" w:rsidRPr="004928D8" w:rsidRDefault="00000000">
      <w:pPr>
        <w:spacing w:before="240" w:after="240" w:line="360" w:lineRule="auto"/>
        <w:ind w:left="720"/>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The three key items of the socio-demographic section concerned the participant’s ethnic background, age, and gender. While the first two questions were essential for evaluating exclusion criteria, the last was fundamental to expose participants </w:t>
      </w:r>
      <w:r w:rsidRPr="004928D8">
        <w:rPr>
          <w:rFonts w:ascii="Times New Roman" w:eastAsia="Times New Roman" w:hAnsi="Times New Roman" w:cs="Times New Roman"/>
          <w:sz w:val="24"/>
          <w:szCs w:val="24"/>
          <w:lang w:val="en-US"/>
        </w:rPr>
        <w:lastRenderedPageBreak/>
        <w:t xml:space="preserve">exclusively to faces matching their own gender. Distinguishing gender ingroups from outgroups is highly relevant in perceptual judgments, as gender serves as a primary social category that is rapidly and spontaneously extracted, directly modulating subsequent face-processing and recognition mechanisms </w:t>
      </w:r>
      <w:hyperlink r:id="rId17">
        <w:r w:rsidRPr="004928D8">
          <w:rPr>
            <w:rFonts w:ascii="Times New Roman" w:eastAsia="Times New Roman" w:hAnsi="Times New Roman" w:cs="Times New Roman"/>
            <w:sz w:val="24"/>
            <w:szCs w:val="24"/>
            <w:shd w:val="clear" w:color="auto" w:fill="DDDDDD"/>
            <w:lang w:val="en-US"/>
          </w:rPr>
          <w:t>(Hugenberg et al., 2010; Timeo et al., 2017)</w:t>
        </w:r>
      </w:hyperlink>
      <w:r w:rsidRPr="004928D8">
        <w:rPr>
          <w:rFonts w:ascii="Times New Roman" w:eastAsia="Times New Roman" w:hAnsi="Times New Roman" w:cs="Times New Roman"/>
          <w:sz w:val="24"/>
          <w:szCs w:val="24"/>
          <w:lang w:val="en-US"/>
        </w:rPr>
        <w:t xml:space="preserve">. Accordingly, the demographic query regarding gender utilized a binary choice that triggered a branching logic rule within the survey. As a result, participants only evaluated the set of faces that matched their reported gender. Furthermore, an exploratory visual self-categorization item was included in this section. Participants were presented with four faces (one randomly drawn from each of the four ethnic groups) and were asked "Click the face that you consider as most similar to yours" (original Italian: "Clicca sulla faccia che secondo te ti somiglia di più"). </w:t>
      </w:r>
    </w:p>
    <w:p w14:paraId="696F47FE" w14:textId="77777777" w:rsidR="00654099" w:rsidRPr="004928D8" w:rsidRDefault="00000000">
      <w:pPr>
        <w:numPr>
          <w:ilvl w:val="0"/>
          <w:numId w:val="5"/>
        </w:numPr>
        <w:spacing w:before="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Gamified training and instructions</w:t>
      </w:r>
      <w:r w:rsidRPr="004928D8">
        <w:rPr>
          <w:rFonts w:ascii="Times New Roman" w:eastAsia="Times New Roman" w:hAnsi="Times New Roman" w:cs="Times New Roman"/>
          <w:sz w:val="24"/>
          <w:szCs w:val="24"/>
          <w:lang w:val="en-US"/>
        </w:rPr>
        <w:t xml:space="preserve">. This section introduced the gamified narrative and the part deliberately designed for the children. Oscar the meerkat presented himself in the first person, explaining that, as a meerkat lacking expertise in distinguishing human faces, he needed the participant's help to learn how to differentiate them. Importantly, throughout the entirety of the study, there was no reference to social or ethnic groups. The participant was always asked to evaluate the similarity of faces of children. Through this first sociodemographic branching we were able to control two of the three main categories relevant in childhood </w:t>
      </w:r>
      <w:hyperlink r:id="rId18">
        <w:r w:rsidRPr="004928D8">
          <w:rPr>
            <w:rFonts w:ascii="Times New Roman" w:eastAsia="Times New Roman" w:hAnsi="Times New Roman" w:cs="Times New Roman"/>
            <w:sz w:val="24"/>
            <w:szCs w:val="24"/>
            <w:shd w:val="clear" w:color="auto" w:fill="DDDDDD"/>
            <w:lang w:val="en-US"/>
          </w:rPr>
          <w:t>(Bigler &amp; Liben, 2006; Brewer, 1988; Kinzler et al., 2010; Shriver et al., 2008)</w:t>
        </w:r>
      </w:hyperlink>
      <w:r w:rsidRPr="004928D8">
        <w:rPr>
          <w:rFonts w:ascii="Times New Roman" w:eastAsia="Times New Roman" w:hAnsi="Times New Roman" w:cs="Times New Roman"/>
          <w:sz w:val="24"/>
          <w:szCs w:val="24"/>
          <w:lang w:val="en-US"/>
        </w:rPr>
        <w:t xml:space="preserve">, and to focus on the third category: ethnicity. This particular allows for the study of spontaneous categorization, rather than imposed and explicit categories. After this block, the instructions of the Face Similarity Task (FST) were presented, detailing the response labels and forewarning the potential appearance of an attention check. Subsequently, to confirm the child's comprehension of the task and to familiarize them with the presentation speed of the stimuli, a brief training block consisting of two trials was administered. Upon completion of this block, a checkpoint screen was displayed to the accompanying adult to verify the child's understanding of the procedure and the task. If comprehension was confirmed, the experiment advanced; if not, the training block could be repeated. Throughout this phase, the experimenter and </w:t>
      </w:r>
      <w:commentRangeStart w:id="22"/>
      <w:r w:rsidRPr="004928D8">
        <w:rPr>
          <w:rFonts w:ascii="Times New Roman" w:eastAsia="Times New Roman" w:hAnsi="Times New Roman" w:cs="Times New Roman"/>
          <w:sz w:val="24"/>
          <w:szCs w:val="24"/>
          <w:lang w:val="en-US"/>
        </w:rPr>
        <w:t xml:space="preserve">tutors were instructed to </w:t>
      </w:r>
      <w:commentRangeEnd w:id="22"/>
      <w:r w:rsidRPr="004928D8">
        <w:rPr>
          <w:rStyle w:val="Rimandocommento"/>
          <w:rFonts w:ascii="Times New Roman" w:eastAsia="Times New Roman" w:hAnsi="Times New Roman" w:cs="Times New Roman"/>
          <w:sz w:val="24"/>
          <w:szCs w:val="24"/>
          <w:lang w:val="en-US"/>
        </w:rPr>
        <w:commentReference w:id="22"/>
      </w:r>
      <w:r w:rsidRPr="004928D8">
        <w:rPr>
          <w:rFonts w:ascii="Times New Roman" w:eastAsia="Times New Roman" w:hAnsi="Times New Roman" w:cs="Times New Roman"/>
          <w:sz w:val="24"/>
          <w:szCs w:val="24"/>
          <w:lang w:val="en-US"/>
        </w:rPr>
        <w:t>accommodate the participants' needs by reading text aloud and addressing any questions the children had regarding the task or the use of the computer.</w:t>
      </w:r>
    </w:p>
    <w:p w14:paraId="6D29BB08" w14:textId="77777777" w:rsidR="00654099" w:rsidRPr="004928D8" w:rsidRDefault="00000000">
      <w:pPr>
        <w:numPr>
          <w:ilvl w:val="0"/>
          <w:numId w:val="5"/>
        </w:num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lastRenderedPageBreak/>
        <w:t>Face Similarity Task</w:t>
      </w:r>
      <w:r w:rsidRPr="004928D8">
        <w:rPr>
          <w:rFonts w:ascii="Times New Roman" w:eastAsia="Times New Roman" w:hAnsi="Times New Roman" w:cs="Times New Roman"/>
          <w:sz w:val="24"/>
          <w:szCs w:val="24"/>
          <w:lang w:val="en-US"/>
        </w:rPr>
        <w:t xml:space="preserve">. As previously described, in this task participants were presented with all pairwise combinations generated from a final subset of 12 images (three per ethnic group), which were randomly selected from an initial pool of 20 (five per group). Each participant viewed a total of 66 face dyads, administered across two blocks with a break in the middle. On each trial, two faces were presented in randomized positions along the circumference of an imaginary circle, following the paradigm of previous visual perception tasks </w:t>
      </w:r>
      <w:hyperlink r:id="rId19">
        <w:r w:rsidRPr="004928D8">
          <w:rPr>
            <w:rFonts w:ascii="Times New Roman" w:eastAsia="Times New Roman" w:hAnsi="Times New Roman" w:cs="Times New Roman"/>
            <w:sz w:val="24"/>
            <w:szCs w:val="24"/>
            <w:shd w:val="clear" w:color="auto" w:fill="DDDDDD"/>
            <w:lang w:val="en-US"/>
          </w:rPr>
          <w:t>(e.g., Moriguchi et al., 2025)</w:t>
        </w:r>
      </w:hyperlink>
      <w:r w:rsidRPr="004928D8">
        <w:rPr>
          <w:rFonts w:ascii="Times New Roman" w:eastAsia="Times New Roman" w:hAnsi="Times New Roman" w:cs="Times New Roman"/>
          <w:sz w:val="24"/>
          <w:szCs w:val="24"/>
          <w:lang w:val="en-US"/>
        </w:rPr>
        <w:t>. The sequence and timing of the trials were standardized. Specifically, each trial began with the presentation of a fixation cross (800 ms), followed by the target stimuli (1,000 ms). Subsequently, participants were presented with the prompt “How similar are they?” (original Italian: “Quanto si somigliano?”) and were asked to provide their rating on a 4-point scale ranging from “Very dissimilar” (0) to “Very similar” (3). Detailed information regarding the development of the FST, the code, and the mathematical specifications concerning the number of images and comparisons is available in</w:t>
      </w:r>
      <w:commentRangeStart w:id="23"/>
      <w:commentRangeStart w:id="24"/>
      <w:r w:rsidRPr="004928D8">
        <w:rPr>
          <w:rFonts w:ascii="Times New Roman" w:eastAsia="Times New Roman" w:hAnsi="Times New Roman" w:cs="Times New Roman"/>
          <w:sz w:val="24"/>
          <w:szCs w:val="24"/>
          <w:lang w:val="en-US"/>
        </w:rPr>
        <w:t xml:space="preserve"> GitHub</w:t>
      </w:r>
      <w:commentRangeEnd w:id="24"/>
      <w:r w:rsidRPr="004928D8">
        <w:rPr>
          <w:rStyle w:val="Rimandocommento"/>
          <w:rFonts w:ascii="Times New Roman" w:eastAsia="Times New Roman" w:hAnsi="Times New Roman" w:cs="Times New Roman"/>
          <w:sz w:val="24"/>
          <w:szCs w:val="24"/>
          <w:lang w:val="en-US"/>
        </w:rPr>
        <w:commentReference w:id="24"/>
      </w:r>
      <w:commentRangeEnd w:id="23"/>
      <w:r w:rsidRPr="004928D8">
        <w:rPr>
          <w:rStyle w:val="Rimandocommento"/>
          <w:rFonts w:ascii="Times New Roman" w:eastAsia="Times New Roman" w:hAnsi="Times New Roman" w:cs="Times New Roman"/>
          <w:sz w:val="24"/>
          <w:szCs w:val="24"/>
          <w:lang w:val="en-US"/>
        </w:rPr>
        <w:commentReference w:id="23"/>
      </w:r>
      <w:r w:rsidRPr="004928D8">
        <w:rPr>
          <w:rFonts w:ascii="Times New Roman" w:eastAsia="Times New Roman" w:hAnsi="Times New Roman" w:cs="Times New Roman"/>
          <w:sz w:val="24"/>
          <w:szCs w:val="24"/>
          <w:lang w:val="en-US"/>
        </w:rPr>
        <w:t>.</w:t>
      </w:r>
    </w:p>
    <w:p w14:paraId="0FA7D715" w14:textId="77777777" w:rsidR="00654099" w:rsidRPr="004928D8" w:rsidRDefault="00000000">
      <w:pPr>
        <w:pStyle w:val="Titolo2"/>
        <w:rPr>
          <w:lang w:val="en-US"/>
        </w:rPr>
      </w:pPr>
      <w:bookmarkStart w:id="25" w:name="_j7wfrwq4fse5" w:colFirst="0" w:colLast="0"/>
      <w:bookmarkEnd w:id="25"/>
      <w:r w:rsidRPr="004928D8">
        <w:rPr>
          <w:lang w:val="en-US"/>
        </w:rPr>
        <w:t xml:space="preserve">Participants </w:t>
      </w:r>
    </w:p>
    <w:p w14:paraId="34F30D22" w14:textId="77777777" w:rsidR="00654099" w:rsidRPr="004928D8" w:rsidRDefault="00000000">
      <w:pPr>
        <w:spacing w:before="240" w:after="240" w:line="360" w:lineRule="auto"/>
        <w:rPr>
          <w:rFonts w:ascii="Times New Roman" w:eastAsia="Times New Roman" w:hAnsi="Times New Roman" w:cs="Times New Roman"/>
          <w:sz w:val="24"/>
          <w:szCs w:val="24"/>
          <w:lang w:val="en-US"/>
          <w:rPrChange w:id="26" w:author="Luca Cussigh" w:date="2026-08-27T13:57:00Z">
            <w:rPr>
              <w:rFonts w:ascii="Times New Roman" w:eastAsia="Times New Roman" w:hAnsi="Times New Roman" w:cs="Times New Roman"/>
              <w:i/>
              <w:iCs/>
              <w:sz w:val="24"/>
              <w:szCs w:val="24"/>
            </w:rPr>
          </w:rPrChange>
        </w:rPr>
      </w:pPr>
      <w:r w:rsidRPr="004928D8">
        <w:rPr>
          <w:rFonts w:ascii="Times New Roman" w:eastAsia="Times New Roman" w:hAnsi="Times New Roman" w:cs="Times New Roman"/>
          <w:i/>
          <w:iCs/>
          <w:sz w:val="24"/>
          <w:szCs w:val="24"/>
          <w:lang w:val="en-US"/>
        </w:rPr>
        <w:t xml:space="preserve">Sample Size. </w:t>
      </w:r>
      <w:r w:rsidRPr="004928D8">
        <w:rPr>
          <w:rFonts w:ascii="Times New Roman" w:eastAsia="Times New Roman" w:hAnsi="Times New Roman" w:cs="Times New Roman"/>
          <w:sz w:val="24"/>
          <w:szCs w:val="24"/>
          <w:lang w:val="en-US"/>
          <w:rPrChange w:id="27" w:author="Luca Cussigh" w:date="2026-08-27T13:57:00Z">
            <w:rPr>
              <w:rFonts w:ascii="Times New Roman" w:eastAsia="Times New Roman" w:hAnsi="Times New Roman" w:cs="Times New Roman"/>
              <w:i/>
              <w:iCs/>
              <w:sz w:val="24"/>
              <w:szCs w:val="24"/>
            </w:rPr>
          </w:rPrChange>
        </w:rPr>
        <w:t>As outlined in the preregistered protocol, sample size determination was guided by a unified analytical pipeline designed to ensure adequate power across all experimental procedures. To determine the required sample size, an a priori power analysis for bivariate correlations was conducted using the “pwr” package in R (</w:t>
      </w:r>
      <w:commentRangeStart w:id="28"/>
      <w:r w:rsidRPr="004928D8">
        <w:rPr>
          <w:rFonts w:ascii="Times New Roman" w:eastAsia="Times New Roman" w:hAnsi="Times New Roman" w:cs="Times New Roman"/>
          <w:sz w:val="24"/>
          <w:szCs w:val="24"/>
          <w:lang w:val="en-US"/>
          <w:rPrChange w:id="29" w:author="Luca Cussigh" w:date="2026-08-27T13:57:00Z">
            <w:rPr>
              <w:rFonts w:ascii="Times New Roman" w:eastAsia="Times New Roman" w:hAnsi="Times New Roman" w:cs="Times New Roman"/>
              <w:i/>
              <w:iCs/>
              <w:sz w:val="24"/>
              <w:szCs w:val="24"/>
            </w:rPr>
          </w:rPrChange>
        </w:rPr>
        <w:t>Champely, 2020</w:t>
      </w:r>
      <w:commentRangeEnd w:id="28"/>
      <w:r w:rsidRPr="004928D8">
        <w:rPr>
          <w:rStyle w:val="Rimandocommento"/>
          <w:rFonts w:ascii="Times New Roman" w:eastAsia="Times New Roman" w:hAnsi="Times New Roman" w:cs="Times New Roman"/>
          <w:sz w:val="24"/>
          <w:szCs w:val="24"/>
          <w:lang w:val="en-US"/>
          <w:rPrChange w:id="30" w:author="Luca Cussigh" w:date="2026-08-27T13:57:00Z">
            <w:rPr>
              <w:rStyle w:val="Rimandocommento"/>
              <w:rFonts w:ascii="Times New Roman" w:eastAsia="Times New Roman" w:hAnsi="Times New Roman" w:cs="Times New Roman"/>
              <w:i/>
              <w:iCs/>
              <w:sz w:val="24"/>
              <w:szCs w:val="24"/>
            </w:rPr>
          </w:rPrChange>
        </w:rPr>
        <w:commentReference w:id="28"/>
      </w:r>
      <w:r w:rsidRPr="004928D8">
        <w:rPr>
          <w:rFonts w:ascii="Times New Roman" w:eastAsia="Times New Roman" w:hAnsi="Times New Roman" w:cs="Times New Roman"/>
          <w:sz w:val="24"/>
          <w:szCs w:val="24"/>
          <w:lang w:val="en-US"/>
          <w:rPrChange w:id="31" w:author="Luca Cussigh" w:date="2026-08-27T13:57:00Z">
            <w:rPr>
              <w:rFonts w:ascii="Times New Roman" w:eastAsia="Times New Roman" w:hAnsi="Times New Roman" w:cs="Times New Roman"/>
              <w:i/>
              <w:iCs/>
              <w:sz w:val="24"/>
              <w:szCs w:val="24"/>
            </w:rPr>
          </w:rPrChange>
        </w:rPr>
        <w:t xml:space="preserve">). For S1, the analysis indicated that a target sample of </w:t>
      </w:r>
      <w:r w:rsidRPr="004928D8">
        <w:rPr>
          <w:rFonts w:ascii="Times New Roman" w:eastAsia="Times New Roman" w:hAnsi="Times New Roman" w:cs="Times New Roman"/>
          <w:i/>
          <w:iCs/>
          <w:sz w:val="24"/>
          <w:szCs w:val="24"/>
          <w:lang w:val="en-US"/>
        </w:rPr>
        <w:t>N</w:t>
      </w:r>
      <w:r w:rsidRPr="004928D8">
        <w:rPr>
          <w:rFonts w:ascii="Times New Roman" w:eastAsia="Times New Roman" w:hAnsi="Times New Roman" w:cs="Times New Roman"/>
          <w:sz w:val="24"/>
          <w:szCs w:val="24"/>
          <w:lang w:val="en-US"/>
          <w:rPrChange w:id="32" w:author="Luca Cussigh" w:date="2026-08-27T13:57:00Z">
            <w:rPr>
              <w:rFonts w:ascii="Times New Roman" w:eastAsia="Times New Roman" w:hAnsi="Times New Roman" w:cs="Times New Roman"/>
              <w:i/>
              <w:iCs/>
              <w:sz w:val="24"/>
              <w:szCs w:val="24"/>
            </w:rPr>
          </w:rPrChange>
        </w:rPr>
        <w:t xml:space="preserve"> = 194 was required to detect a </w:t>
      </w:r>
      <w:commentRangeStart w:id="33"/>
      <w:r w:rsidRPr="004928D8">
        <w:rPr>
          <w:rFonts w:ascii="Times New Roman" w:eastAsia="Times New Roman" w:hAnsi="Times New Roman" w:cs="Times New Roman"/>
          <w:sz w:val="24"/>
          <w:szCs w:val="24"/>
          <w:lang w:val="en-US"/>
          <w:rPrChange w:id="34" w:author="Luca Cussigh" w:date="2026-08-27T13:57:00Z">
            <w:rPr>
              <w:rFonts w:ascii="Times New Roman" w:eastAsia="Times New Roman" w:hAnsi="Times New Roman" w:cs="Times New Roman"/>
              <w:i/>
              <w:iCs/>
              <w:sz w:val="24"/>
              <w:szCs w:val="24"/>
            </w:rPr>
          </w:rPrChange>
        </w:rPr>
        <w:t>small-to-medium effect size</w:t>
      </w:r>
      <w:commentRangeEnd w:id="33"/>
      <w:r w:rsidRPr="004928D8">
        <w:rPr>
          <w:rStyle w:val="Rimandocommento"/>
          <w:rFonts w:ascii="Times New Roman" w:eastAsia="Times New Roman" w:hAnsi="Times New Roman" w:cs="Times New Roman"/>
          <w:sz w:val="24"/>
          <w:szCs w:val="24"/>
          <w:lang w:val="en-US"/>
          <w:rPrChange w:id="35" w:author="Luca Cussigh" w:date="2026-08-27T13:57:00Z">
            <w:rPr>
              <w:rStyle w:val="Rimandocommento"/>
              <w:rFonts w:ascii="Times New Roman" w:eastAsia="Times New Roman" w:hAnsi="Times New Roman" w:cs="Times New Roman"/>
              <w:i/>
              <w:iCs/>
              <w:sz w:val="24"/>
              <w:szCs w:val="24"/>
            </w:rPr>
          </w:rPrChange>
        </w:rPr>
        <w:commentReference w:id="33"/>
      </w:r>
      <w:r w:rsidRPr="004928D8">
        <w:rPr>
          <w:rFonts w:ascii="Times New Roman" w:eastAsia="Times New Roman" w:hAnsi="Times New Roman" w:cs="Times New Roman"/>
          <w:sz w:val="24"/>
          <w:szCs w:val="24"/>
          <w:lang w:val="en-US"/>
          <w:rPrChange w:id="36" w:author="Luca Cussigh" w:date="2026-08-27T13:57:00Z">
            <w:rPr>
              <w:rFonts w:ascii="Times New Roman" w:eastAsia="Times New Roman" w:hAnsi="Times New Roman" w:cs="Times New Roman"/>
              <w:i/>
              <w:iCs/>
              <w:sz w:val="24"/>
              <w:szCs w:val="24"/>
            </w:rPr>
          </w:rPrChange>
        </w:rPr>
        <w:t xml:space="preserve"> (</w:t>
      </w:r>
      <w:r w:rsidRPr="004928D8">
        <w:rPr>
          <w:rFonts w:ascii="Times New Roman" w:eastAsia="Times New Roman" w:hAnsi="Times New Roman" w:cs="Times New Roman"/>
          <w:i/>
          <w:iCs/>
          <w:sz w:val="24"/>
          <w:szCs w:val="24"/>
          <w:lang w:val="en-US"/>
        </w:rPr>
        <w:t>r</w:t>
      </w:r>
      <w:r w:rsidRPr="004928D8">
        <w:rPr>
          <w:rFonts w:ascii="Times New Roman" w:eastAsia="Times New Roman" w:hAnsi="Times New Roman" w:cs="Times New Roman"/>
          <w:sz w:val="24"/>
          <w:szCs w:val="24"/>
          <w:lang w:val="en-US"/>
          <w:rPrChange w:id="37" w:author="Luca Cussigh" w:date="2026-08-27T13:57:00Z">
            <w:rPr>
              <w:rFonts w:ascii="Times New Roman" w:eastAsia="Times New Roman" w:hAnsi="Times New Roman" w:cs="Times New Roman"/>
              <w:i/>
              <w:iCs/>
              <w:sz w:val="24"/>
              <w:szCs w:val="24"/>
            </w:rPr>
          </w:rPrChange>
        </w:rPr>
        <w:t xml:space="preserve"> = .20) with 80% power at </w:t>
      </w:r>
      <w:r>
        <w:rPr>
          <w:rFonts w:ascii="Times New Roman" w:eastAsia="Times New Roman" w:hAnsi="Times New Roman" w:cs="Times New Roman"/>
          <w:i/>
          <w:iCs/>
          <w:sz w:val="24"/>
          <w:szCs w:val="24"/>
        </w:rPr>
        <w:t>α</w:t>
      </w:r>
      <w:r w:rsidRPr="004928D8">
        <w:rPr>
          <w:rFonts w:ascii="Times New Roman" w:eastAsia="Times New Roman" w:hAnsi="Times New Roman" w:cs="Times New Roman"/>
          <w:i/>
          <w:iCs/>
          <w:sz w:val="24"/>
          <w:szCs w:val="24"/>
          <w:lang w:val="en-US"/>
        </w:rPr>
        <w:t xml:space="preserve"> </w:t>
      </w:r>
      <w:r w:rsidRPr="004928D8">
        <w:rPr>
          <w:rFonts w:ascii="Times New Roman" w:eastAsia="Times New Roman" w:hAnsi="Times New Roman" w:cs="Times New Roman"/>
          <w:sz w:val="24"/>
          <w:szCs w:val="24"/>
          <w:lang w:val="en-US"/>
          <w:rPrChange w:id="38" w:author="Luca Cussigh" w:date="2026-08-27T13:57:00Z">
            <w:rPr>
              <w:rFonts w:ascii="Times New Roman" w:eastAsia="Times New Roman" w:hAnsi="Times New Roman" w:cs="Times New Roman"/>
              <w:i/>
              <w:iCs/>
              <w:sz w:val="24"/>
              <w:szCs w:val="24"/>
            </w:rPr>
          </w:rPrChange>
        </w:rPr>
        <w:t xml:space="preserve">= .05. The preregistration established this correlational test—originally tied to trait attribution hypotheses (H3-H5) omitted from the present manuscript to maintain focus on perceptual representations—as the analytical bottleneck of the entire study. Retaining this target of </w:t>
      </w:r>
      <w:r w:rsidRPr="004928D8">
        <w:rPr>
          <w:rFonts w:ascii="Times New Roman" w:eastAsia="Times New Roman" w:hAnsi="Times New Roman" w:cs="Times New Roman"/>
          <w:i/>
          <w:iCs/>
          <w:sz w:val="24"/>
          <w:szCs w:val="24"/>
          <w:lang w:val="en-US"/>
        </w:rPr>
        <w:t xml:space="preserve">N </w:t>
      </w:r>
      <w:r w:rsidRPr="004928D8">
        <w:rPr>
          <w:rFonts w:ascii="Times New Roman" w:eastAsia="Times New Roman" w:hAnsi="Times New Roman" w:cs="Times New Roman"/>
          <w:sz w:val="24"/>
          <w:szCs w:val="24"/>
          <w:lang w:val="en-US"/>
          <w:rPrChange w:id="39" w:author="Luca Cussigh" w:date="2026-08-27T13:57:00Z">
            <w:rPr>
              <w:rFonts w:ascii="Times New Roman" w:eastAsia="Times New Roman" w:hAnsi="Times New Roman" w:cs="Times New Roman"/>
              <w:i/>
              <w:iCs/>
              <w:sz w:val="24"/>
              <w:szCs w:val="24"/>
            </w:rPr>
          </w:rPrChange>
        </w:rPr>
        <w:t xml:space="preserve">= 194 served as a highly conservative benchmark, inherently guaranteeing that the primary tests retained in this manuscript (i.e., MDS and Linear Mixed Models) would safely exceed their minimum preregistered threshold of </w:t>
      </w:r>
      <w:r w:rsidRPr="004928D8">
        <w:rPr>
          <w:rFonts w:ascii="Times New Roman" w:eastAsia="Times New Roman" w:hAnsi="Times New Roman" w:cs="Times New Roman"/>
          <w:i/>
          <w:iCs/>
          <w:sz w:val="24"/>
          <w:szCs w:val="24"/>
          <w:lang w:val="en-US"/>
        </w:rPr>
        <w:t xml:space="preserve">N </w:t>
      </w:r>
      <w:r w:rsidRPr="004928D8">
        <w:rPr>
          <w:rFonts w:ascii="Times New Roman" w:eastAsia="Times New Roman" w:hAnsi="Times New Roman" w:cs="Times New Roman"/>
          <w:sz w:val="24"/>
          <w:szCs w:val="24"/>
          <w:lang w:val="en-US"/>
          <w:rPrChange w:id="40" w:author="Luca Cussigh" w:date="2026-08-27T13:57:00Z">
            <w:rPr>
              <w:rFonts w:ascii="Times New Roman" w:eastAsia="Times New Roman" w:hAnsi="Times New Roman" w:cs="Times New Roman"/>
              <w:i/>
              <w:iCs/>
              <w:sz w:val="24"/>
              <w:szCs w:val="24"/>
            </w:rPr>
          </w:rPrChange>
        </w:rPr>
        <w:t>= 120 (60 participants per group).</w:t>
      </w:r>
    </w:p>
    <w:p w14:paraId="6B4B9649" w14:textId="77777777" w:rsidR="00654099" w:rsidRPr="004928D8" w:rsidRDefault="00000000">
      <w:pPr>
        <w:spacing w:before="240" w:after="240" w:line="360" w:lineRule="auto"/>
        <w:rPr>
          <w:rFonts w:ascii="Times New Roman" w:eastAsia="Times New Roman" w:hAnsi="Times New Roman" w:cs="Times New Roman"/>
          <w:sz w:val="24"/>
          <w:szCs w:val="24"/>
          <w:lang w:val="en-US"/>
          <w:rPrChange w:id="41" w:author="Luca Cussigh" w:date="2026-08-27T13:57:00Z">
            <w:rPr>
              <w:rFonts w:ascii="Times New Roman" w:eastAsia="Times New Roman" w:hAnsi="Times New Roman" w:cs="Times New Roman"/>
              <w:i/>
              <w:iCs/>
              <w:sz w:val="24"/>
              <w:szCs w:val="24"/>
            </w:rPr>
          </w:rPrChange>
        </w:rPr>
      </w:pPr>
      <w:r w:rsidRPr="004928D8">
        <w:rPr>
          <w:rFonts w:ascii="Times New Roman" w:eastAsia="Times New Roman" w:hAnsi="Times New Roman" w:cs="Times New Roman"/>
          <w:sz w:val="24"/>
          <w:szCs w:val="24"/>
          <w:lang w:val="en-US"/>
          <w:rPrChange w:id="42" w:author="Luca Cussigh" w:date="2026-08-27T13:57:00Z">
            <w:rPr>
              <w:rFonts w:ascii="Times New Roman" w:eastAsia="Times New Roman" w:hAnsi="Times New Roman" w:cs="Times New Roman"/>
              <w:i/>
              <w:iCs/>
              <w:sz w:val="24"/>
              <w:szCs w:val="24"/>
            </w:rPr>
          </w:rPrChange>
        </w:rPr>
        <w:t>Concurrently, the incomplete block design utilized for the 20 x 20 dissimilarity matrices required sufficient cell density for accurate spatial reconstruction. Previous MDS literature suggests that a minimum of 7 evaluations per matrix cell is acceptable</w:t>
      </w:r>
      <w:r w:rsidRPr="004928D8">
        <w:rPr>
          <w:rFonts w:ascii="Times New Roman" w:eastAsia="Times New Roman" w:hAnsi="Times New Roman" w:cs="Times New Roman"/>
          <w:sz w:val="24"/>
          <w:szCs w:val="24"/>
          <w:lang w:val="en-US"/>
        </w:rPr>
        <w:t xml:space="preserve"> </w:t>
      </w:r>
      <w:hyperlink r:id="rId20" w:history="1">
        <w:r w:rsidRPr="004928D8">
          <w:rPr>
            <w:rFonts w:ascii="Times New Roman" w:eastAsia="Times New Roman" w:hAnsi="Times New Roman" w:cs="Times New Roman"/>
            <w:sz w:val="24"/>
            <w:szCs w:val="24"/>
            <w:shd w:val="clear" w:color="auto" w:fill="DDDDDD"/>
            <w:lang w:val="en-US"/>
          </w:rPr>
          <w:t xml:space="preserve">(Davison &amp; Sireci, </w:t>
        </w:r>
        <w:r w:rsidRPr="004928D8">
          <w:rPr>
            <w:rFonts w:ascii="Times New Roman" w:eastAsia="Times New Roman" w:hAnsi="Times New Roman" w:cs="Times New Roman"/>
            <w:sz w:val="24"/>
            <w:szCs w:val="24"/>
            <w:shd w:val="clear" w:color="auto" w:fill="DDDDDD"/>
            <w:lang w:val="en-US"/>
          </w:rPr>
          <w:lastRenderedPageBreak/>
          <w:t>2000)</w:t>
        </w:r>
      </w:hyperlink>
      <w:r w:rsidRPr="004928D8">
        <w:rPr>
          <w:rFonts w:ascii="Times New Roman" w:eastAsia="Times New Roman" w:hAnsi="Times New Roman" w:cs="Times New Roman"/>
          <w:sz w:val="24"/>
          <w:szCs w:val="24"/>
          <w:lang w:val="en-US"/>
          <w:rPrChange w:id="43" w:author="Luca Cussigh" w:date="2026-08-27T13:57:00Z">
            <w:rPr>
              <w:rFonts w:ascii="Times New Roman" w:eastAsia="Times New Roman" w:hAnsi="Times New Roman" w:cs="Times New Roman"/>
              <w:i/>
              <w:iCs/>
              <w:sz w:val="24"/>
              <w:szCs w:val="24"/>
            </w:rPr>
          </w:rPrChange>
        </w:rPr>
        <w:t>, whereas contemporary empirical standards aim for higher coverage (~ 20 evaluations per cell;</w:t>
      </w:r>
      <w:hyperlink r:id="rId21" w:history="1">
        <w:r w:rsidRPr="004928D8">
          <w:rPr>
            <w:rFonts w:ascii="Times New Roman" w:eastAsia="Times New Roman" w:hAnsi="Times New Roman" w:cs="Times New Roman"/>
            <w:sz w:val="24"/>
            <w:szCs w:val="24"/>
            <w:shd w:val="clear" w:color="auto" w:fill="DDDDDD"/>
            <w:lang w:val="en-US"/>
          </w:rPr>
          <w:t>(Correll et al., 2025</w:t>
        </w:r>
      </w:hyperlink>
      <w:r w:rsidRPr="004928D8">
        <w:rPr>
          <w:rFonts w:ascii="Times New Roman" w:eastAsia="Times New Roman" w:hAnsi="Times New Roman" w:cs="Times New Roman"/>
          <w:sz w:val="24"/>
          <w:szCs w:val="24"/>
          <w:lang w:val="en-US"/>
        </w:rPr>
        <w:t>)</w:t>
      </w:r>
      <w:r w:rsidRPr="004928D8">
        <w:rPr>
          <w:rFonts w:ascii="Times New Roman" w:eastAsia="Times New Roman" w:hAnsi="Times New Roman" w:cs="Times New Roman"/>
          <w:sz w:val="24"/>
          <w:szCs w:val="24"/>
          <w:lang w:val="en-US"/>
          <w:rPrChange w:id="44" w:author="Luca Cussigh" w:date="2026-08-27T13:57:00Z">
            <w:rPr>
              <w:rFonts w:ascii="Times New Roman" w:eastAsia="Times New Roman" w:hAnsi="Times New Roman" w:cs="Times New Roman"/>
              <w:i/>
              <w:iCs/>
              <w:sz w:val="24"/>
              <w:szCs w:val="24"/>
            </w:rPr>
          </w:rPrChange>
        </w:rPr>
        <w:t>.</w:t>
      </w:r>
    </w:p>
    <w:p w14:paraId="4DD14C8E" w14:textId="77777777" w:rsidR="00654099" w:rsidRPr="004928D8" w:rsidRDefault="00000000">
      <w:pPr>
        <w:spacing w:before="240" w:after="240" w:line="360" w:lineRule="auto"/>
        <w:rPr>
          <w:rFonts w:ascii="Times New Roman" w:eastAsia="Times New Roman" w:hAnsi="Times New Roman" w:cs="Times New Roman"/>
          <w:sz w:val="24"/>
          <w:szCs w:val="24"/>
          <w:lang w:val="en-US"/>
          <w:rPrChange w:id="45" w:author="Luca Cussigh" w:date="2026-08-27T13:57:00Z">
            <w:rPr>
              <w:rFonts w:ascii="Times New Roman" w:eastAsia="Times New Roman" w:hAnsi="Times New Roman" w:cs="Times New Roman"/>
              <w:i/>
              <w:iCs/>
              <w:sz w:val="24"/>
              <w:szCs w:val="24"/>
            </w:rPr>
          </w:rPrChange>
        </w:rPr>
      </w:pPr>
      <w:r w:rsidRPr="004928D8">
        <w:rPr>
          <w:rFonts w:ascii="Times New Roman" w:eastAsia="Times New Roman" w:hAnsi="Times New Roman" w:cs="Times New Roman"/>
          <w:sz w:val="24"/>
          <w:szCs w:val="24"/>
          <w:lang w:val="en-US"/>
          <w:rPrChange w:id="46" w:author="Luca Cussigh" w:date="2026-08-27T13:57:00Z">
            <w:rPr>
              <w:rFonts w:ascii="Times New Roman" w:eastAsia="Times New Roman" w:hAnsi="Times New Roman" w:cs="Times New Roman"/>
              <w:i/>
              <w:iCs/>
              <w:sz w:val="24"/>
              <w:szCs w:val="24"/>
            </w:rPr>
          </w:rPrChange>
        </w:rPr>
        <w:t xml:space="preserve">Accordingly, for S1, the recruitment goal was set to </w:t>
      </w:r>
      <w:r w:rsidRPr="004928D8">
        <w:rPr>
          <w:rFonts w:ascii="Times New Roman" w:eastAsia="Times New Roman" w:hAnsi="Times New Roman" w:cs="Times New Roman"/>
          <w:i/>
          <w:iCs/>
          <w:sz w:val="24"/>
          <w:szCs w:val="24"/>
          <w:lang w:val="en-US"/>
        </w:rPr>
        <w:t xml:space="preserve">N </w:t>
      </w:r>
      <w:r w:rsidRPr="004928D8">
        <w:rPr>
          <w:rFonts w:ascii="Times New Roman" w:eastAsia="Times New Roman" w:hAnsi="Times New Roman" w:cs="Times New Roman"/>
          <w:sz w:val="24"/>
          <w:szCs w:val="24"/>
          <w:lang w:val="en-US"/>
          <w:rPrChange w:id="47" w:author="Luca Cussigh" w:date="2026-08-27T13:57:00Z">
            <w:rPr>
              <w:rFonts w:ascii="Times New Roman" w:eastAsia="Times New Roman" w:hAnsi="Times New Roman" w:cs="Times New Roman"/>
              <w:i/>
              <w:iCs/>
              <w:sz w:val="24"/>
              <w:szCs w:val="24"/>
            </w:rPr>
          </w:rPrChange>
        </w:rPr>
        <w:t xml:space="preserve">= 194, corresponding to a target average density of 20.8 evaluations per matrix cell (details and exclusions for S1 are reported in the Final Sample section below). For S2, although the preregistered target was </w:t>
      </w:r>
      <w:r w:rsidRPr="004928D8">
        <w:rPr>
          <w:rFonts w:ascii="Times New Roman" w:eastAsia="Times New Roman" w:hAnsi="Times New Roman" w:cs="Times New Roman"/>
          <w:i/>
          <w:iCs/>
          <w:sz w:val="24"/>
          <w:szCs w:val="24"/>
          <w:lang w:val="en-US"/>
        </w:rPr>
        <w:t>N</w:t>
      </w:r>
      <w:r w:rsidRPr="004928D8">
        <w:rPr>
          <w:rFonts w:ascii="Times New Roman" w:eastAsia="Times New Roman" w:hAnsi="Times New Roman" w:cs="Times New Roman"/>
          <w:sz w:val="24"/>
          <w:szCs w:val="24"/>
          <w:lang w:val="en-US"/>
          <w:rPrChange w:id="48" w:author="Luca Cussigh" w:date="2026-08-27T13:57:00Z">
            <w:rPr>
              <w:rFonts w:ascii="Times New Roman" w:eastAsia="Times New Roman" w:hAnsi="Times New Roman" w:cs="Times New Roman"/>
              <w:i/>
              <w:iCs/>
              <w:sz w:val="24"/>
              <w:szCs w:val="24"/>
            </w:rPr>
          </w:rPrChange>
        </w:rPr>
        <w:t xml:space="preserve"> = 120, the final unmoderated sample comprised </w:t>
      </w:r>
      <w:r w:rsidRPr="004928D8">
        <w:rPr>
          <w:rFonts w:ascii="Times New Roman" w:eastAsia="Times New Roman" w:hAnsi="Times New Roman" w:cs="Times New Roman"/>
          <w:i/>
          <w:iCs/>
          <w:sz w:val="24"/>
          <w:szCs w:val="24"/>
          <w:lang w:val="en-US"/>
        </w:rPr>
        <w:t xml:space="preserve">N </w:t>
      </w:r>
      <w:r w:rsidRPr="004928D8">
        <w:rPr>
          <w:rFonts w:ascii="Times New Roman" w:eastAsia="Times New Roman" w:hAnsi="Times New Roman" w:cs="Times New Roman"/>
          <w:sz w:val="24"/>
          <w:szCs w:val="24"/>
          <w:lang w:val="en-US"/>
          <w:rPrChange w:id="49" w:author="Luca Cussigh" w:date="2026-08-27T13:57:00Z">
            <w:rPr>
              <w:rFonts w:ascii="Times New Roman" w:eastAsia="Times New Roman" w:hAnsi="Times New Roman" w:cs="Times New Roman"/>
              <w:i/>
              <w:iCs/>
              <w:sz w:val="24"/>
              <w:szCs w:val="24"/>
            </w:rPr>
          </w:rPrChange>
        </w:rPr>
        <w:t xml:space="preserve">= 101 participants (n ≈ 50 per stimulus condition). Despite being lower than the initial goal, this sample size yielded an average density of 17.3 evaluations per cell. Diagnostic checks confirmed consistent coverage across target conditions (Male targets: </w:t>
      </w:r>
      <w:r w:rsidRPr="004928D8">
        <w:rPr>
          <w:rFonts w:ascii="Times New Roman" w:eastAsia="Times New Roman" w:hAnsi="Times New Roman" w:cs="Times New Roman"/>
          <w:i/>
          <w:iCs/>
          <w:sz w:val="24"/>
          <w:szCs w:val="24"/>
          <w:lang w:val="en-US"/>
        </w:rPr>
        <w:t>M</w:t>
      </w:r>
      <w:r w:rsidRPr="004928D8">
        <w:rPr>
          <w:rFonts w:ascii="Times New Roman" w:eastAsia="Times New Roman" w:hAnsi="Times New Roman" w:cs="Times New Roman"/>
          <w:sz w:val="24"/>
          <w:szCs w:val="24"/>
          <w:lang w:val="en-US"/>
          <w:rPrChange w:id="50" w:author="Luca Cussigh" w:date="2026-08-27T13:57:00Z">
            <w:rPr>
              <w:rFonts w:ascii="Times New Roman" w:eastAsia="Times New Roman" w:hAnsi="Times New Roman" w:cs="Times New Roman"/>
              <w:i/>
              <w:iCs/>
              <w:sz w:val="24"/>
              <w:szCs w:val="24"/>
            </w:rPr>
          </w:rPrChange>
        </w:rPr>
        <w:t xml:space="preserve"> = 17.0, range = 8-24, median = 17; Female targets: </w:t>
      </w:r>
      <w:r w:rsidRPr="004928D8">
        <w:rPr>
          <w:rFonts w:ascii="Times New Roman" w:eastAsia="Times New Roman" w:hAnsi="Times New Roman" w:cs="Times New Roman"/>
          <w:i/>
          <w:iCs/>
          <w:sz w:val="24"/>
          <w:szCs w:val="24"/>
          <w:lang w:val="en-US"/>
        </w:rPr>
        <w:t>M</w:t>
      </w:r>
      <w:r w:rsidRPr="004928D8">
        <w:rPr>
          <w:rFonts w:ascii="Times New Roman" w:eastAsia="Times New Roman" w:hAnsi="Times New Roman" w:cs="Times New Roman"/>
          <w:sz w:val="24"/>
          <w:szCs w:val="24"/>
          <w:lang w:val="en-US"/>
          <w:rPrChange w:id="51" w:author="Luca Cussigh" w:date="2026-08-27T13:57:00Z">
            <w:rPr>
              <w:rFonts w:ascii="Times New Roman" w:eastAsia="Times New Roman" w:hAnsi="Times New Roman" w:cs="Times New Roman"/>
              <w:i/>
              <w:iCs/>
              <w:sz w:val="24"/>
              <w:szCs w:val="24"/>
            </w:rPr>
          </w:rPrChange>
        </w:rPr>
        <w:t xml:space="preserve"> = 18.1, range = 6-27, median = 18), ensuring a robust empirical foundation for both studies.</w:t>
      </w:r>
    </w:p>
    <w:p w14:paraId="5D53D03C" w14:textId="77777777" w:rsidR="00654099" w:rsidRPr="004928D8" w:rsidRDefault="00000000">
      <w:pPr>
        <w:pStyle w:val="Titolo2"/>
        <w:rPr>
          <w:lang w:val="en-US"/>
        </w:rPr>
      </w:pPr>
      <w:bookmarkStart w:id="52" w:name="_13wqnnfdeikn" w:colFirst="0" w:colLast="0"/>
      <w:bookmarkEnd w:id="52"/>
      <w:commentRangeStart w:id="53"/>
      <w:r w:rsidRPr="004928D8">
        <w:rPr>
          <w:lang w:val="en-US"/>
        </w:rPr>
        <w:t>Final sample</w:t>
      </w:r>
      <w:commentRangeEnd w:id="53"/>
      <w:ins w:id="54" w:author="Luca Cussigh" w:date="2026-08-27T14:50:00Z">
        <w:r w:rsidRPr="004928D8">
          <w:rPr>
            <w:rStyle w:val="Rimandocommento"/>
            <w:sz w:val="24"/>
            <w:szCs w:val="24"/>
            <w:lang w:val="en-US"/>
          </w:rPr>
          <w:commentReference w:id="53"/>
        </w:r>
        <w:r w:rsidRPr="004928D8">
          <w:rPr>
            <w:lang w:val="en-US"/>
          </w:rPr>
          <w:t>s</w:t>
        </w:r>
      </w:ins>
    </w:p>
    <w:p w14:paraId="0BC09753" w14:textId="75B97C18"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Data collection procedure.</w:t>
      </w:r>
      <w:r w:rsidRPr="004928D8">
        <w:rPr>
          <w:rFonts w:ascii="Times New Roman" w:eastAsia="Times New Roman" w:hAnsi="Times New Roman" w:cs="Times New Roman"/>
          <w:sz w:val="24"/>
          <w:szCs w:val="24"/>
          <w:lang w:val="en-US"/>
        </w:rPr>
        <w:t xml:space="preserve"> Data collection was conducted in presence in eight schools across four different regions in Italy (i.e., Emilia-Romagna, Friuli-Venezia Giulia, Tuscany, and Veneto). To maintain a structure comparable to the unmoderated S2, a standardized experimental protocol was implemented across all participating institutions. This protocol encompassed both environmental guidelines and task-related procedures. </w:t>
      </w:r>
      <w:r w:rsidRPr="004928D8">
        <w:rPr>
          <w:rFonts w:ascii="Times New Roman" w:eastAsia="Times New Roman" w:hAnsi="Times New Roman" w:cs="Times New Roman"/>
          <w:i/>
          <w:iCs/>
          <w:sz w:val="24"/>
          <w:szCs w:val="24"/>
          <w:lang w:val="en-US"/>
        </w:rPr>
        <w:t>Composition.</w:t>
      </w:r>
      <w:r w:rsidRPr="004928D8">
        <w:rPr>
          <w:rFonts w:ascii="Times New Roman" w:eastAsia="Times New Roman" w:hAnsi="Times New Roman" w:cs="Times New Roman"/>
          <w:sz w:val="24"/>
          <w:szCs w:val="24"/>
          <w:lang w:val="en-US"/>
        </w:rPr>
        <w:t xml:space="preserve"> </w:t>
      </w:r>
      <w:r w:rsidRPr="004928D8">
        <w:rPr>
          <w:rFonts w:ascii="Times New Roman" w:eastAsia="Times New Roman" w:hAnsi="Times New Roman" w:cs="Times New Roman"/>
          <w:sz w:val="24"/>
          <w:szCs w:val="24"/>
          <w:lang w:val="en-US"/>
        </w:rPr>
        <w:t>In both S1 and S2t</w:t>
      </w:r>
      <w:r w:rsidRPr="004928D8">
        <w:rPr>
          <w:rFonts w:ascii="Times New Roman" w:eastAsia="Times New Roman" w:hAnsi="Times New Roman" w:cs="Times New Roman"/>
          <w:sz w:val="24"/>
          <w:szCs w:val="24"/>
          <w:lang w:val="en-US"/>
        </w:rPr>
        <w:t>he primary pre-registered inclusion criteria were based on participant age and ethnic background. The age range was restricted to 3 to 8 years to begin delineating a developmental trajectory of the effect. Regarding ethnic background, we only included participants who selected either “Italian” or “other European country” in the sociodemographic section. Furthermore, two pre-registered attention checks were implemented. The first check explicitly instructed participants on which number to press on the screen during the FST; participants who failed to press key 3 (i.e., very similar) were excluded. The second check involved the exclusion of participants who exhibited zero variance in their responses across the FST.</w:t>
      </w:r>
    </w:p>
    <w:p w14:paraId="7679FE2D" w14:textId="476F00A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Additionally, </w:t>
      </w:r>
      <w:r w:rsidRPr="004928D8">
        <w:rPr>
          <w:rFonts w:ascii="Times New Roman" w:eastAsia="Times New Roman" w:hAnsi="Times New Roman" w:cs="Times New Roman"/>
          <w:sz w:val="24"/>
          <w:szCs w:val="24"/>
          <w:lang w:val="en-US"/>
        </w:rPr>
        <w:t xml:space="preserve">only in S1, </w:t>
      </w:r>
      <w:r w:rsidRPr="004928D8">
        <w:rPr>
          <w:rFonts w:ascii="Times New Roman" w:eastAsia="Times New Roman" w:hAnsi="Times New Roman" w:cs="Times New Roman"/>
          <w:sz w:val="24"/>
          <w:szCs w:val="24"/>
          <w:lang w:val="en-US"/>
        </w:rPr>
        <w:t>the experimenters overseeing the task and ensuring participants' well-being reported certain cases that required manual exclusion (via hardcoding) for unanticipated reasons, including participant withdrawal (dropout), clinical diagnoses, explicit difficulties in understanding the FST, and inattention. Full details regarding these specific exclusions can be found in the script in the GitHub repository.</w:t>
      </w:r>
    </w:p>
    <w:p w14:paraId="4118F8F0"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lastRenderedPageBreak/>
        <w:t xml:space="preserve">In </w:t>
      </w:r>
      <w:r w:rsidRPr="004928D8">
        <w:rPr>
          <w:rFonts w:ascii="Times New Roman" w:eastAsia="Times New Roman" w:hAnsi="Times New Roman" w:cs="Times New Roman"/>
          <w:sz w:val="24"/>
          <w:szCs w:val="24"/>
          <w:lang w:val="en-US"/>
        </w:rPr>
        <w:t>S1 t</w:t>
      </w:r>
      <w:del w:id="55" w:author="Luca Cussigh" w:date="2026-08-27T14:41:00Z">
        <w:r w:rsidRPr="004928D8">
          <w:rPr>
            <w:rFonts w:ascii="Times New Roman" w:eastAsia="Times New Roman" w:hAnsi="Times New Roman" w:cs="Times New Roman"/>
            <w:sz w:val="24"/>
            <w:szCs w:val="24"/>
            <w:lang w:val="en-US"/>
          </w:rPr>
          <w:delText>T</w:delText>
        </w:r>
      </w:del>
      <w:r w:rsidRPr="004928D8">
        <w:rPr>
          <w:rFonts w:ascii="Times New Roman" w:eastAsia="Times New Roman" w:hAnsi="Times New Roman" w:cs="Times New Roman"/>
          <w:sz w:val="24"/>
          <w:szCs w:val="24"/>
          <w:lang w:val="en-US"/>
        </w:rPr>
        <w:t xml:space="preserve">he final </w:t>
      </w:r>
      <w:ins w:id="56" w:author="Luca Cussigh" w:date="2026-08-27T14:43:00Z">
        <w:r w:rsidRPr="004928D8">
          <w:rPr>
            <w:rFonts w:ascii="Times New Roman" w:eastAsia="Times New Roman" w:hAnsi="Times New Roman" w:cs="Times New Roman"/>
            <w:sz w:val="24"/>
            <w:szCs w:val="24"/>
            <w:lang w:val="en-US"/>
          </w:rPr>
          <w:t xml:space="preserve">valid </w:t>
        </w:r>
      </w:ins>
      <w:r w:rsidRPr="004928D8">
        <w:rPr>
          <w:rFonts w:ascii="Times New Roman" w:eastAsia="Times New Roman" w:hAnsi="Times New Roman" w:cs="Times New Roman"/>
          <w:sz w:val="24"/>
          <w:szCs w:val="24"/>
          <w:lang w:val="en-US"/>
        </w:rPr>
        <w:t>sample comprised 249 participants (</w:t>
      </w:r>
      <w:r w:rsidRPr="004928D8">
        <w:rPr>
          <w:rFonts w:ascii="Times New Roman" w:eastAsia="Times New Roman" w:hAnsi="Times New Roman" w:cs="Times New Roman"/>
          <w:i/>
          <w:iCs/>
          <w:sz w:val="24"/>
          <w:szCs w:val="24"/>
          <w:lang w:val="en-US"/>
        </w:rPr>
        <w:t>M</w:t>
      </w:r>
      <w:r w:rsidRPr="004928D8">
        <w:rPr>
          <w:rFonts w:ascii="Times New Roman" w:eastAsia="Times New Roman" w:hAnsi="Times New Roman" w:cs="Times New Roman"/>
          <w:sz w:val="24"/>
          <w:szCs w:val="24"/>
          <w:lang w:val="en-US"/>
        </w:rPr>
        <w:t xml:space="preserve"> = 5.17 years, </w:t>
      </w:r>
      <w:r w:rsidRPr="004928D8">
        <w:rPr>
          <w:rFonts w:ascii="Times New Roman" w:eastAsia="Times New Roman" w:hAnsi="Times New Roman" w:cs="Times New Roman"/>
          <w:i/>
          <w:iCs/>
          <w:sz w:val="24"/>
          <w:szCs w:val="24"/>
          <w:lang w:val="en-US"/>
        </w:rPr>
        <w:t>SD</w:t>
      </w:r>
      <w:r w:rsidRPr="004928D8">
        <w:rPr>
          <w:rFonts w:ascii="Times New Roman" w:eastAsia="Times New Roman" w:hAnsi="Times New Roman" w:cs="Times New Roman"/>
          <w:sz w:val="24"/>
          <w:szCs w:val="24"/>
          <w:lang w:val="en-US"/>
        </w:rPr>
        <w:t xml:space="preserve"> = 1.23, range = 3–8 years). The age distribution of the sample was as follows: 3-year-olds (</w:t>
      </w:r>
      <w:r w:rsidRPr="004928D8">
        <w:rPr>
          <w:rFonts w:ascii="Times New Roman" w:eastAsia="Times New Roman" w:hAnsi="Times New Roman" w:cs="Times New Roman"/>
          <w:i/>
          <w:iCs/>
          <w:sz w:val="24"/>
          <w:szCs w:val="24"/>
          <w:lang w:val="en-US"/>
        </w:rPr>
        <w:t>n</w:t>
      </w:r>
      <w:r w:rsidRPr="004928D8">
        <w:rPr>
          <w:rFonts w:ascii="Times New Roman" w:eastAsia="Times New Roman" w:hAnsi="Times New Roman" w:cs="Times New Roman"/>
          <w:sz w:val="24"/>
          <w:szCs w:val="24"/>
          <w:lang w:val="en-US"/>
        </w:rPr>
        <w:t xml:space="preserve"> = 18), 4-year-olds (</w:t>
      </w:r>
      <w:r w:rsidRPr="004928D8">
        <w:rPr>
          <w:rFonts w:ascii="Times New Roman" w:eastAsia="Times New Roman" w:hAnsi="Times New Roman" w:cs="Times New Roman"/>
          <w:i/>
          <w:iCs/>
          <w:sz w:val="24"/>
          <w:szCs w:val="24"/>
          <w:lang w:val="en-US"/>
        </w:rPr>
        <w:t>n</w:t>
      </w:r>
      <w:r w:rsidRPr="004928D8">
        <w:rPr>
          <w:rFonts w:ascii="Times New Roman" w:eastAsia="Times New Roman" w:hAnsi="Times New Roman" w:cs="Times New Roman"/>
          <w:sz w:val="24"/>
          <w:szCs w:val="24"/>
          <w:lang w:val="en-US"/>
        </w:rPr>
        <w:t xml:space="preserve"> = 66), 5-year-olds (</w:t>
      </w:r>
      <w:r w:rsidRPr="004928D8">
        <w:rPr>
          <w:rFonts w:ascii="Times New Roman" w:eastAsia="Times New Roman" w:hAnsi="Times New Roman" w:cs="Times New Roman"/>
          <w:i/>
          <w:iCs/>
          <w:sz w:val="24"/>
          <w:szCs w:val="24"/>
          <w:lang w:val="en-US"/>
        </w:rPr>
        <w:t>n</w:t>
      </w:r>
      <w:r w:rsidRPr="004928D8">
        <w:rPr>
          <w:rFonts w:ascii="Times New Roman" w:eastAsia="Times New Roman" w:hAnsi="Times New Roman" w:cs="Times New Roman"/>
          <w:sz w:val="24"/>
          <w:szCs w:val="24"/>
          <w:lang w:val="en-US"/>
        </w:rPr>
        <w:t xml:space="preserve"> = 61), 6-year-olds (</w:t>
      </w:r>
      <w:r w:rsidRPr="004928D8">
        <w:rPr>
          <w:rFonts w:ascii="Times New Roman" w:eastAsia="Times New Roman" w:hAnsi="Times New Roman" w:cs="Times New Roman"/>
          <w:i/>
          <w:iCs/>
          <w:sz w:val="24"/>
          <w:szCs w:val="24"/>
          <w:lang w:val="en-US"/>
        </w:rPr>
        <w:t>n</w:t>
      </w:r>
      <w:r w:rsidRPr="004928D8">
        <w:rPr>
          <w:rFonts w:ascii="Times New Roman" w:eastAsia="Times New Roman" w:hAnsi="Times New Roman" w:cs="Times New Roman"/>
          <w:sz w:val="24"/>
          <w:szCs w:val="24"/>
          <w:lang w:val="en-US"/>
        </w:rPr>
        <w:t xml:space="preserve"> = 71), 7-year-olds (</w:t>
      </w:r>
      <w:r w:rsidRPr="004928D8">
        <w:rPr>
          <w:rFonts w:ascii="Times New Roman" w:eastAsia="Times New Roman" w:hAnsi="Times New Roman" w:cs="Times New Roman"/>
          <w:i/>
          <w:iCs/>
          <w:sz w:val="24"/>
          <w:szCs w:val="24"/>
          <w:lang w:val="en-US"/>
        </w:rPr>
        <w:t>n</w:t>
      </w:r>
      <w:r w:rsidRPr="004928D8">
        <w:rPr>
          <w:rFonts w:ascii="Times New Roman" w:eastAsia="Times New Roman" w:hAnsi="Times New Roman" w:cs="Times New Roman"/>
          <w:sz w:val="24"/>
          <w:szCs w:val="24"/>
          <w:lang w:val="en-US"/>
        </w:rPr>
        <w:t xml:space="preserve"> = 25), and 8-year-olds (</w:t>
      </w:r>
      <w:r w:rsidRPr="004928D8">
        <w:rPr>
          <w:rFonts w:ascii="Times New Roman" w:eastAsia="Times New Roman" w:hAnsi="Times New Roman" w:cs="Times New Roman"/>
          <w:i/>
          <w:iCs/>
          <w:sz w:val="24"/>
          <w:szCs w:val="24"/>
          <w:lang w:val="en-US"/>
        </w:rPr>
        <w:t>n</w:t>
      </w:r>
      <w:r w:rsidRPr="004928D8">
        <w:rPr>
          <w:rFonts w:ascii="Times New Roman" w:eastAsia="Times New Roman" w:hAnsi="Times New Roman" w:cs="Times New Roman"/>
          <w:sz w:val="24"/>
          <w:szCs w:val="24"/>
          <w:lang w:val="en-US"/>
        </w:rPr>
        <w:t xml:space="preserve"> = 8). The sample included 134 boys (53.8%) and 115 girls (46.2%). Regarding ethnic background, 239 participants (96%) were of Italian origin, and 10 (4%) were from other European countries.</w:t>
      </w:r>
    </w:p>
    <w:p w14:paraId="7612DAF0" w14:textId="77777777" w:rsidR="00654099" w:rsidRPr="004928D8" w:rsidRDefault="00000000" w:rsidP="00654099">
      <w:pPr>
        <w:spacing w:line="360" w:lineRule="auto"/>
        <w:rPr>
          <w:rFonts w:ascii="Times New Roman" w:eastAsia="Times New Roman" w:hAnsi="Times New Roman" w:cs="Times New Roman"/>
          <w:sz w:val="24"/>
          <w:szCs w:val="24"/>
          <w:lang w:val="en-US"/>
        </w:rPr>
        <w:pPrChange w:id="57" w:author="Luca Cussigh" w:date="2026-08-27T14:41:00Z">
          <w:pPr>
            <w:spacing w:before="240" w:after="240" w:line="360" w:lineRule="auto"/>
          </w:pPr>
        </w:pPrChange>
      </w:pPr>
      <w:r w:rsidRPr="004928D8">
        <w:rPr>
          <w:rFonts w:ascii="Times New Roman" w:eastAsia="Times New Roman" w:hAnsi="Times New Roman" w:cs="Times New Roman"/>
          <w:sz w:val="24"/>
          <w:szCs w:val="24"/>
          <w:lang w:val="en-US"/>
        </w:rPr>
        <w:t xml:space="preserve">As for S2, in total, the final valid sample comprised </w:t>
      </w:r>
      <w:r w:rsidRPr="004928D8">
        <w:rPr>
          <w:rFonts w:ascii="Times New Roman" w:eastAsia="Times New Roman" w:hAnsi="Times New Roman" w:cs="Times New Roman"/>
          <w:i/>
          <w:iCs/>
          <w:sz w:val="24"/>
          <w:szCs w:val="24"/>
          <w:lang w:val="en-US"/>
          <w:rPrChange w:id="58" w:author="Luca Cussigh" w:date="2026-08-27T14:41:00Z">
            <w:rPr>
              <w:rFonts w:ascii="Times New Roman" w:eastAsia="Times New Roman" w:hAnsi="Times New Roman" w:cs="Times New Roman"/>
              <w:sz w:val="24"/>
              <w:szCs w:val="24"/>
            </w:rPr>
          </w:rPrChange>
        </w:rPr>
        <w:t>N</w:t>
      </w:r>
      <w:r w:rsidRPr="004928D8">
        <w:rPr>
          <w:rFonts w:ascii="Times New Roman" w:eastAsia="Times New Roman" w:hAnsi="Times New Roman" w:cs="Times New Roman"/>
          <w:sz w:val="24"/>
          <w:szCs w:val="24"/>
          <w:lang w:val="en-US"/>
        </w:rPr>
        <w:t xml:space="preserve"> = 101 participants (</w:t>
      </w:r>
      <w:r w:rsidRPr="004928D8">
        <w:rPr>
          <w:rFonts w:ascii="Times New Roman" w:eastAsia="Times New Roman" w:hAnsi="Times New Roman" w:cs="Times New Roman"/>
          <w:i/>
          <w:iCs/>
          <w:sz w:val="24"/>
          <w:szCs w:val="24"/>
          <w:lang w:val="en-US"/>
          <w:rPrChange w:id="59" w:author="Luca Cussigh" w:date="2026-08-27T14:41:00Z">
            <w:rPr>
              <w:rFonts w:ascii="Times New Roman" w:eastAsia="Times New Roman" w:hAnsi="Times New Roman" w:cs="Times New Roman"/>
              <w:sz w:val="24"/>
              <w:szCs w:val="24"/>
            </w:rPr>
          </w:rPrChange>
        </w:rPr>
        <w:t>M</w:t>
      </w:r>
      <w:r w:rsidRPr="004928D8">
        <w:rPr>
          <w:rFonts w:ascii="Times New Roman" w:eastAsia="Times New Roman" w:hAnsi="Times New Roman" w:cs="Times New Roman"/>
          <w:sz w:val="24"/>
          <w:szCs w:val="24"/>
          <w:lang w:val="en-US"/>
        </w:rPr>
        <w:t xml:space="preserve"> = 6.06 years, </w:t>
      </w:r>
      <w:r w:rsidRPr="004928D8">
        <w:rPr>
          <w:rFonts w:ascii="Times New Roman" w:eastAsia="Times New Roman" w:hAnsi="Times New Roman" w:cs="Times New Roman"/>
          <w:i/>
          <w:iCs/>
          <w:sz w:val="24"/>
          <w:szCs w:val="24"/>
          <w:lang w:val="en-US"/>
          <w:rPrChange w:id="60" w:author="Luca Cussigh" w:date="2026-08-27T14:41:00Z">
            <w:rPr>
              <w:rFonts w:ascii="Times New Roman" w:eastAsia="Times New Roman" w:hAnsi="Times New Roman" w:cs="Times New Roman"/>
              <w:sz w:val="24"/>
              <w:szCs w:val="24"/>
            </w:rPr>
          </w:rPrChange>
        </w:rPr>
        <w:t xml:space="preserve">SD </w:t>
      </w:r>
      <w:r w:rsidRPr="004928D8">
        <w:rPr>
          <w:rFonts w:ascii="Times New Roman" w:eastAsia="Times New Roman" w:hAnsi="Times New Roman" w:cs="Times New Roman"/>
          <w:sz w:val="24"/>
          <w:szCs w:val="24"/>
          <w:lang w:val="en-US"/>
        </w:rPr>
        <w:t>= 1.43, range = 3–8 years), consisting of 52 girls (51.5%) and 49 boys (48.5%). Regarding ethnic background, 100 participants (99.0%) were of Italian origin, and 1 participant (1.0%) was from another European country. The age distribution was as follows: 3-year-olds (</w:t>
      </w:r>
      <w:r w:rsidRPr="004928D8">
        <w:rPr>
          <w:rFonts w:ascii="Times New Roman" w:eastAsia="Times New Roman" w:hAnsi="Times New Roman" w:cs="Times New Roman"/>
          <w:i/>
          <w:iCs/>
          <w:sz w:val="24"/>
          <w:szCs w:val="24"/>
          <w:lang w:val="en-US"/>
          <w:rPrChange w:id="61" w:author="Luca Cussigh" w:date="2026-08-27T14:41:00Z">
            <w:rPr>
              <w:rFonts w:ascii="Times New Roman" w:eastAsia="Times New Roman" w:hAnsi="Times New Roman" w:cs="Times New Roman"/>
              <w:sz w:val="24"/>
              <w:szCs w:val="24"/>
            </w:rPr>
          </w:rPrChange>
        </w:rPr>
        <w:t>n</w:t>
      </w:r>
      <w:r w:rsidRPr="004928D8">
        <w:rPr>
          <w:rFonts w:ascii="Times New Roman" w:eastAsia="Times New Roman" w:hAnsi="Times New Roman" w:cs="Times New Roman"/>
          <w:sz w:val="24"/>
          <w:szCs w:val="24"/>
          <w:lang w:val="en-US"/>
        </w:rPr>
        <w:t xml:space="preserve"> = 2), 4-year-olds (</w:t>
      </w:r>
      <w:r w:rsidRPr="004928D8">
        <w:rPr>
          <w:rFonts w:ascii="Times New Roman" w:eastAsia="Times New Roman" w:hAnsi="Times New Roman" w:cs="Times New Roman"/>
          <w:i/>
          <w:iCs/>
          <w:sz w:val="24"/>
          <w:szCs w:val="24"/>
          <w:lang w:val="en-US"/>
          <w:rPrChange w:id="62" w:author="Luca Cussigh" w:date="2026-08-27T14:41:00Z">
            <w:rPr>
              <w:rFonts w:ascii="Times New Roman" w:eastAsia="Times New Roman" w:hAnsi="Times New Roman" w:cs="Times New Roman"/>
              <w:sz w:val="24"/>
              <w:szCs w:val="24"/>
            </w:rPr>
          </w:rPrChange>
        </w:rPr>
        <w:t>n</w:t>
      </w:r>
      <w:r w:rsidRPr="004928D8">
        <w:rPr>
          <w:rFonts w:ascii="Times New Roman" w:eastAsia="Times New Roman" w:hAnsi="Times New Roman" w:cs="Times New Roman"/>
          <w:sz w:val="24"/>
          <w:szCs w:val="24"/>
          <w:lang w:val="en-US"/>
        </w:rPr>
        <w:t xml:space="preserve"> = 15), 5-year-olds (</w:t>
      </w:r>
      <w:r w:rsidRPr="004928D8">
        <w:rPr>
          <w:rFonts w:ascii="Times New Roman" w:eastAsia="Times New Roman" w:hAnsi="Times New Roman" w:cs="Times New Roman"/>
          <w:i/>
          <w:iCs/>
          <w:sz w:val="24"/>
          <w:szCs w:val="24"/>
          <w:lang w:val="en-US"/>
          <w:rPrChange w:id="63" w:author="Luca Cussigh" w:date="2026-08-27T14:41:00Z">
            <w:rPr>
              <w:rFonts w:ascii="Times New Roman" w:eastAsia="Times New Roman" w:hAnsi="Times New Roman" w:cs="Times New Roman"/>
              <w:sz w:val="24"/>
              <w:szCs w:val="24"/>
            </w:rPr>
          </w:rPrChange>
        </w:rPr>
        <w:t>n</w:t>
      </w:r>
      <w:r w:rsidRPr="004928D8">
        <w:rPr>
          <w:rFonts w:ascii="Times New Roman" w:eastAsia="Times New Roman" w:hAnsi="Times New Roman" w:cs="Times New Roman"/>
          <w:sz w:val="24"/>
          <w:szCs w:val="24"/>
          <w:lang w:val="en-US"/>
        </w:rPr>
        <w:t xml:space="preserve"> = 23), 6-year-olds (</w:t>
      </w:r>
      <w:r w:rsidRPr="004928D8">
        <w:rPr>
          <w:rFonts w:ascii="Times New Roman" w:eastAsia="Times New Roman" w:hAnsi="Times New Roman" w:cs="Times New Roman"/>
          <w:i/>
          <w:iCs/>
          <w:sz w:val="24"/>
          <w:szCs w:val="24"/>
          <w:lang w:val="en-US"/>
          <w:rPrChange w:id="64" w:author="Luca Cussigh" w:date="2026-08-27T14:41:00Z">
            <w:rPr>
              <w:rFonts w:ascii="Times New Roman" w:eastAsia="Times New Roman" w:hAnsi="Times New Roman" w:cs="Times New Roman"/>
              <w:sz w:val="24"/>
              <w:szCs w:val="24"/>
            </w:rPr>
          </w:rPrChange>
        </w:rPr>
        <w:t>n</w:t>
      </w:r>
      <w:r w:rsidRPr="004928D8">
        <w:rPr>
          <w:rFonts w:ascii="Times New Roman" w:eastAsia="Times New Roman" w:hAnsi="Times New Roman" w:cs="Times New Roman"/>
          <w:sz w:val="24"/>
          <w:szCs w:val="24"/>
          <w:lang w:val="en-US"/>
        </w:rPr>
        <w:t xml:space="preserve"> = 16), 7-year-olds (</w:t>
      </w:r>
      <w:r w:rsidRPr="004928D8">
        <w:rPr>
          <w:rFonts w:ascii="Times New Roman" w:eastAsia="Times New Roman" w:hAnsi="Times New Roman" w:cs="Times New Roman"/>
          <w:i/>
          <w:iCs/>
          <w:sz w:val="24"/>
          <w:szCs w:val="24"/>
          <w:lang w:val="en-US"/>
          <w:rPrChange w:id="65" w:author="Luca Cussigh" w:date="2026-08-27T14:41:00Z">
            <w:rPr>
              <w:rFonts w:ascii="Times New Roman" w:eastAsia="Times New Roman" w:hAnsi="Times New Roman" w:cs="Times New Roman"/>
              <w:sz w:val="24"/>
              <w:szCs w:val="24"/>
            </w:rPr>
          </w:rPrChange>
        </w:rPr>
        <w:t>n</w:t>
      </w:r>
      <w:r w:rsidRPr="004928D8">
        <w:rPr>
          <w:rFonts w:ascii="Times New Roman" w:eastAsia="Times New Roman" w:hAnsi="Times New Roman" w:cs="Times New Roman"/>
          <w:sz w:val="24"/>
          <w:szCs w:val="24"/>
          <w:lang w:val="en-US"/>
        </w:rPr>
        <w:t xml:space="preserve"> = 25), and 8-year-olds (</w:t>
      </w:r>
      <w:r w:rsidRPr="004928D8">
        <w:rPr>
          <w:rFonts w:ascii="Times New Roman" w:eastAsia="Times New Roman" w:hAnsi="Times New Roman" w:cs="Times New Roman"/>
          <w:i/>
          <w:iCs/>
          <w:sz w:val="24"/>
          <w:szCs w:val="24"/>
          <w:lang w:val="en-US"/>
          <w:rPrChange w:id="66" w:author="Luca Cussigh" w:date="2026-08-27T14:41:00Z">
            <w:rPr>
              <w:rFonts w:ascii="Times New Roman" w:eastAsia="Times New Roman" w:hAnsi="Times New Roman" w:cs="Times New Roman"/>
              <w:sz w:val="24"/>
              <w:szCs w:val="24"/>
            </w:rPr>
          </w:rPrChange>
        </w:rPr>
        <w:t>n</w:t>
      </w:r>
      <w:r w:rsidRPr="004928D8">
        <w:rPr>
          <w:rFonts w:ascii="Times New Roman" w:eastAsia="Times New Roman" w:hAnsi="Times New Roman" w:cs="Times New Roman"/>
          <w:sz w:val="24"/>
          <w:szCs w:val="24"/>
          <w:lang w:val="en-US"/>
        </w:rPr>
        <w:t xml:space="preserve"> = 20).</w:t>
      </w:r>
    </w:p>
    <w:p w14:paraId="4C661B87" w14:textId="77777777" w:rsidR="00654099" w:rsidRPr="004928D8" w:rsidRDefault="00000000">
      <w:pPr>
        <w:pStyle w:val="Titolo1"/>
        <w:rPr>
          <w:lang w:val="en-US"/>
        </w:rPr>
      </w:pPr>
      <w:bookmarkStart w:id="67" w:name="_9jdmfwnbp22h" w:colFirst="0" w:colLast="0"/>
      <w:bookmarkEnd w:id="67"/>
      <w:r w:rsidRPr="004928D8">
        <w:rPr>
          <w:lang w:val="en-US"/>
        </w:rPr>
        <w:t>Study 1 - moderated</w:t>
      </w:r>
    </w:p>
    <w:p w14:paraId="7D3F9E90" w14:textId="6B3C0160" w:rsidR="00654099" w:rsidRPr="004928D8" w:rsidRDefault="00000000" w:rsidP="004928D8">
      <w:pPr>
        <w:pStyle w:val="Titolo2"/>
        <w:jc w:val="center"/>
        <w:rPr>
          <w:lang w:val="en-US"/>
        </w:rPr>
      </w:pPr>
      <w:bookmarkStart w:id="68" w:name="_wfxuitup4g7f" w:colFirst="0" w:colLast="0"/>
      <w:bookmarkEnd w:id="68"/>
      <w:r w:rsidRPr="004928D8">
        <w:rPr>
          <w:lang w:val="en-US"/>
        </w:rPr>
        <w:t>Results</w:t>
      </w:r>
      <w:bookmarkStart w:id="69" w:name="_ao6jng88jij2" w:colFirst="0" w:colLast="0"/>
      <w:bookmarkEnd w:id="69"/>
    </w:p>
    <w:p w14:paraId="0CB2EE88"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 xml:space="preserve">H1A. </w:t>
      </w:r>
      <w:commentRangeStart w:id="70"/>
      <w:r w:rsidRPr="004928D8">
        <w:rPr>
          <w:rFonts w:ascii="Times New Roman" w:eastAsia="Times New Roman" w:hAnsi="Times New Roman" w:cs="Times New Roman"/>
          <w:sz w:val="24"/>
          <w:szCs w:val="24"/>
          <w:lang w:val="en-US"/>
        </w:rPr>
        <w:t>To evaluate H1A at a descriptive and spatial level, the three-dimensional coordinates generated by the MDS (</w:t>
      </w:r>
      <w:r w:rsidRPr="004928D8">
        <w:rPr>
          <w:rFonts w:ascii="Times New Roman" w:eastAsia="Times New Roman" w:hAnsi="Times New Roman" w:cs="Times New Roman"/>
          <w:sz w:val="24"/>
          <w:szCs w:val="24"/>
          <w:highlight w:val="yellow"/>
          <w:lang w:val="en-US"/>
        </w:rPr>
        <w:t>Figure</w:t>
      </w:r>
      <w:r w:rsidRPr="004928D8">
        <w:rPr>
          <w:rFonts w:ascii="Times New Roman" w:eastAsia="Times New Roman" w:hAnsi="Times New Roman" w:cs="Times New Roman"/>
          <w:sz w:val="24"/>
          <w:szCs w:val="24"/>
          <w:lang w:val="en-US"/>
        </w:rPr>
        <w:t xml:space="preserve"> 1) algorithm were analyzed.</w:t>
      </w:r>
    </w:p>
    <w:p w14:paraId="47759752" w14:textId="77777777" w:rsidR="00654099" w:rsidRPr="004928D8" w:rsidRDefault="00654099">
      <w:pPr>
        <w:spacing w:line="360" w:lineRule="auto"/>
        <w:rPr>
          <w:rFonts w:ascii="Times New Roman" w:eastAsia="Times New Roman" w:hAnsi="Times New Roman" w:cs="Times New Roman"/>
          <w:sz w:val="24"/>
          <w:szCs w:val="24"/>
          <w:lang w:val="en-US"/>
        </w:rPr>
      </w:pPr>
    </w:p>
    <w:p w14:paraId="053AFC4F" w14:textId="77777777" w:rsidR="00654099" w:rsidRPr="004928D8" w:rsidRDefault="00000000">
      <w:pPr>
        <w:spacing w:line="360" w:lineRule="auto"/>
        <w:rPr>
          <w:rFonts w:ascii="Times New Roman" w:eastAsia="Times New Roman" w:hAnsi="Times New Roman" w:cs="Times New Roman"/>
          <w:b/>
          <w:bCs/>
          <w:sz w:val="24"/>
          <w:szCs w:val="24"/>
          <w:highlight w:val="yellow"/>
          <w:lang w:val="en-US"/>
        </w:rPr>
      </w:pPr>
      <w:r w:rsidRPr="004928D8">
        <w:rPr>
          <w:rFonts w:ascii="Times New Roman" w:eastAsia="Times New Roman" w:hAnsi="Times New Roman" w:cs="Times New Roman"/>
          <w:b/>
          <w:bCs/>
          <w:sz w:val="24"/>
          <w:szCs w:val="24"/>
          <w:highlight w:val="yellow"/>
          <w:lang w:val="en-US"/>
        </w:rPr>
        <w:t>Figure 1</w:t>
      </w:r>
    </w:p>
    <w:p w14:paraId="42EE1C2B" w14:textId="77777777" w:rsidR="00654099" w:rsidRPr="004928D8" w:rsidRDefault="00000000">
      <w:pPr>
        <w:spacing w:line="360" w:lineRule="auto"/>
        <w:rPr>
          <w:ins w:id="71" w:author="Luca Cussigh" w:date="2026-08-27T15:13:00Z"/>
          <w:i/>
          <w:iCs/>
          <w:lang w:val="en-US"/>
        </w:rPr>
      </w:pPr>
      <w:r w:rsidRPr="004928D8">
        <w:rPr>
          <w:rFonts w:ascii="Times New Roman" w:eastAsia="Times New Roman" w:hAnsi="Times New Roman" w:cs="Times New Roman"/>
          <w:i/>
          <w:iCs/>
          <w:sz w:val="24"/>
          <w:szCs w:val="24"/>
          <w:lang w:val="en-US"/>
        </w:rPr>
        <w:t xml:space="preserve">Three-Dimensional MDS Configurations for Female and Male Face Stimuli, Study 1 </w:t>
      </w:r>
    </w:p>
    <w:commentRangeEnd w:id="70"/>
    <w:p w14:paraId="43BB83AC" w14:textId="77777777" w:rsidR="00654099" w:rsidRDefault="00000000">
      <w:pPr>
        <w:spacing w:after="240" w:line="360" w:lineRule="auto"/>
        <w:jc w:val="center"/>
        <w:rPr>
          <w:ins w:id="72" w:author="Luca Cussigh" w:date="2026-08-27T15:13:00Z"/>
          <w:rFonts w:ascii="Times New Roman" w:eastAsia="Times New Roman" w:hAnsi="Times New Roman" w:cs="Times New Roman"/>
          <w:sz w:val="24"/>
          <w:szCs w:val="24"/>
        </w:rPr>
      </w:pPr>
      <w:ins w:id="73" w:author="Luca Cussigh" w:date="2026-08-27T15:13:00Z">
        <w:r>
          <w:rPr>
            <w:rStyle w:val="Rimandocommento"/>
            <w:rFonts w:ascii="Times New Roman" w:eastAsia="Times New Roman" w:hAnsi="Times New Roman" w:cs="Times New Roman"/>
            <w:noProof/>
            <w:sz w:val="24"/>
            <w:szCs w:val="24"/>
          </w:rPr>
          <w:lastRenderedPageBreak/>
          <w:commentReference w:id="70"/>
        </w:r>
        <w:r>
          <w:rPr>
            <w:rFonts w:ascii="Times New Roman" w:eastAsia="Times New Roman" w:hAnsi="Times New Roman" w:cs="Times New Roman"/>
            <w:noProof/>
            <w:sz w:val="24"/>
            <w:szCs w:val="24"/>
          </w:rPr>
          <w:drawing>
            <wp:inline distT="114300" distB="114300" distL="114300" distR="114300" wp14:anchorId="6149899A" wp14:editId="5D30BE2C">
              <wp:extent cx="5766730" cy="3367088"/>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66730" cy="3367088"/>
                      </a:xfrm>
                      <a:prstGeom prst="rect">
                        <a:avLst/>
                      </a:prstGeom>
                      <a:ln/>
                    </pic:spPr>
                  </pic:pic>
                </a:graphicData>
              </a:graphic>
            </wp:inline>
          </w:drawing>
        </w:r>
      </w:ins>
    </w:p>
    <w:p w14:paraId="0BB74676" w14:textId="77777777" w:rsidR="00654099" w:rsidRDefault="00000000">
      <w:pPr>
        <w:spacing w:after="240" w:line="360" w:lineRule="auto"/>
        <w:jc w:val="center"/>
        <w:rPr>
          <w:ins w:id="74" w:author="Luca Cussigh" w:date="2026-08-27T15:13:00Z"/>
          <w:rFonts w:ascii="Times New Roman" w:eastAsia="Times New Roman" w:hAnsi="Times New Roman" w:cs="Times New Roman"/>
          <w:sz w:val="24"/>
          <w:szCs w:val="24"/>
        </w:rPr>
      </w:pPr>
      <w:ins w:id="75" w:author="Luca Cussigh" w:date="2026-08-27T15:13:00Z">
        <w:r>
          <w:rPr>
            <w:rFonts w:ascii="Times New Roman" w:eastAsia="Times New Roman" w:hAnsi="Times New Roman" w:cs="Times New Roman"/>
            <w:noProof/>
            <w:sz w:val="24"/>
            <w:szCs w:val="24"/>
          </w:rPr>
          <w:drawing>
            <wp:inline distT="114300" distB="114300" distL="114300" distR="114300" wp14:anchorId="31FC8709" wp14:editId="3FD53112">
              <wp:extent cx="5731200" cy="33401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31200" cy="3340100"/>
                      </a:xfrm>
                      <a:prstGeom prst="rect">
                        <a:avLst/>
                      </a:prstGeom>
                      <a:ln/>
                    </pic:spPr>
                  </pic:pic>
                </a:graphicData>
              </a:graphic>
            </wp:inline>
          </w:drawing>
        </w:r>
      </w:ins>
    </w:p>
    <w:p w14:paraId="1116E2B4" w14:textId="77777777" w:rsidR="00654099" w:rsidRPr="004928D8" w:rsidRDefault="00000000" w:rsidP="00654099">
      <w:pPr>
        <w:spacing w:after="240" w:line="360" w:lineRule="auto"/>
        <w:jc w:val="center"/>
        <w:rPr>
          <w:lang w:val="en-US"/>
          <w:rPrChange w:id="76" w:author="Luca Cussigh" w:date="2026-08-27T15:13:00Z">
            <w:rPr>
              <w:color w:val="000000"/>
            </w:rPr>
          </w:rPrChange>
        </w:rPr>
        <w:pPrChange w:id="77" w:author="Luca Cussigh" w:date="2026-08-27T15:13:00Z">
          <w:pPr>
            <w:pStyle w:val="Titolo3"/>
            <w:keepNext w:val="0"/>
            <w:keepLines w:val="0"/>
          </w:pPr>
        </w:pPrChange>
      </w:pPr>
      <w:bookmarkStart w:id="78" w:name="_atu653nmwtok" w:colFirst="0" w:colLast="0"/>
      <w:bookmarkEnd w:id="78"/>
      <w:r w:rsidRPr="004928D8">
        <w:rPr>
          <w:rFonts w:ascii="Times New Roman" w:eastAsia="Times New Roman" w:hAnsi="Times New Roman" w:cs="Times New Roman"/>
          <w:i/>
          <w:iCs/>
          <w:lang w:val="en-US"/>
        </w:rPr>
        <w:t>Note.</w:t>
      </w:r>
      <w:r w:rsidRPr="004928D8">
        <w:rPr>
          <w:rFonts w:ascii="Times New Roman" w:eastAsia="Times New Roman" w:hAnsi="Times New Roman" w:cs="Times New Roman"/>
          <w:lang w:val="en-US"/>
        </w:rPr>
        <w:t xml:space="preserve"> Spatial representations derived from the 3D MDS analysis for female (top panel) and male (bottom panel) stimuli. Individual data points represent isolated faces, color-coded by target group: African Descendant (purple), Andean (dark blue), East-Asian (teal), and Italian (yellow). The female stimuli model demonstrates a Goodness of Fit (GOF) of 63.08% with a Metric Stress of 0.198. The male stimuli model demonstrates a GOF of 61.63% with a Metric Stress of 0.218. Full interactive plots are available in the GitHub repository.</w:t>
      </w:r>
      <w:commentRangeStart w:id="79"/>
    </w:p>
    <w:p w14:paraId="3603D1F5" w14:textId="77777777" w:rsidR="00654099" w:rsidRPr="004928D8" w:rsidRDefault="00000000">
      <w:pPr>
        <w:spacing w:line="360" w:lineRule="auto"/>
        <w:rPr>
          <w:lang w:val="en-US"/>
        </w:rPr>
      </w:pPr>
      <w:r w:rsidRPr="004928D8">
        <w:rPr>
          <w:rFonts w:ascii="Times New Roman" w:eastAsia="Times New Roman" w:hAnsi="Times New Roman" w:cs="Times New Roman"/>
          <w:sz w:val="24"/>
          <w:szCs w:val="24"/>
          <w:lang w:val="en-US"/>
        </w:rPr>
        <w:lastRenderedPageBreak/>
        <w:t>Specifically, two spatial indices of concentration were measured and compared: the volume of the ellipsoid encompassing 95% of the variance (see</w:t>
      </w:r>
      <w:r w:rsidRPr="004928D8">
        <w:rPr>
          <w:rFonts w:ascii="Times New Roman" w:eastAsia="Times New Roman" w:hAnsi="Times New Roman" w:cs="Times New Roman"/>
          <w:sz w:val="24"/>
          <w:szCs w:val="24"/>
          <w:highlight w:val="yellow"/>
          <w:lang w:val="en-US"/>
        </w:rPr>
        <w:t xml:space="preserve"> Figure 2</w:t>
      </w:r>
      <w:r w:rsidRPr="004928D8">
        <w:rPr>
          <w:rFonts w:ascii="Times New Roman" w:eastAsia="Times New Roman" w:hAnsi="Times New Roman" w:cs="Times New Roman"/>
          <w:sz w:val="24"/>
          <w:szCs w:val="24"/>
          <w:lang w:val="en-US"/>
        </w:rPr>
        <w:t>) and the volume of the minimum convex hull bounding the five stimuli for each group. Both indices are expressed in cubic Euclidean spatial units, which are proportional to the mean distances perceived by participants on the original 0 to 3 s</w:t>
      </w:r>
      <w:r w:rsidRPr="004928D8">
        <w:rPr>
          <w:lang w:val="en-US"/>
        </w:rPr>
        <w:t>cale.</w:t>
      </w:r>
    </w:p>
    <w:p w14:paraId="4B9A712E"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Contrary to the predictions, the spatial results did not reveal a systematic pattern of greater homogeneity (smaller volume) for the outgroups compared to the Italian ingroup across stimulus genders. For female stimuli, the largest dispersion volume was observed for the Andean group (volume = 2.50), followed by the East Asian group (volume = 0.30), whereas the Italian ingroup (volume = 0.04) and the African Descent group (volume = 0.05) exhibited markedly smaller and comparable spatial volumes. For male stimuli, the Italian ingroup showed the largest spatial dispersion (volume = 0.35), followed by the Andean group (volume = 0.27), while the African Descent (volume = 0.05) and East Asian (volume = 0.03) groups displayed highly concentrated volumes. The minimum convex hull volume analysis fully confirmed these spatial proportions across both genders. Overall, the descriptive geometric 3D data did not support the OHE theory that faces of each outgroup are systematically perceived as spatially more homogeneous than same-ingroup faces.</w:t>
      </w:r>
      <w:commentRangeEnd w:id="79"/>
      <w:r w:rsidRPr="004928D8">
        <w:rPr>
          <w:rStyle w:val="Rimandocommento"/>
          <w:rFonts w:ascii="Times New Roman" w:eastAsia="Times New Roman" w:hAnsi="Times New Roman" w:cs="Times New Roman"/>
          <w:sz w:val="24"/>
          <w:szCs w:val="24"/>
          <w:lang w:val="en-US"/>
        </w:rPr>
        <w:commentReference w:id="79"/>
      </w:r>
    </w:p>
    <w:p w14:paraId="7EF4CEFE" w14:textId="77777777" w:rsidR="00654099" w:rsidRPr="004928D8" w:rsidRDefault="00654099">
      <w:pPr>
        <w:spacing w:line="360" w:lineRule="auto"/>
        <w:rPr>
          <w:rFonts w:ascii="Times New Roman" w:eastAsia="Times New Roman" w:hAnsi="Times New Roman" w:cs="Times New Roman"/>
          <w:sz w:val="24"/>
          <w:szCs w:val="24"/>
          <w:lang w:val="en-US"/>
        </w:rPr>
      </w:pPr>
    </w:p>
    <w:p w14:paraId="10B5EBF3" w14:textId="77777777" w:rsidR="00654099" w:rsidRPr="004928D8" w:rsidRDefault="00000000">
      <w:pPr>
        <w:spacing w:line="360" w:lineRule="auto"/>
        <w:rPr>
          <w:rFonts w:ascii="Times New Roman" w:eastAsia="Times New Roman" w:hAnsi="Times New Roman" w:cs="Times New Roman"/>
          <w:b/>
          <w:bCs/>
          <w:sz w:val="24"/>
          <w:szCs w:val="24"/>
          <w:lang w:val="en-US"/>
        </w:rPr>
      </w:pPr>
      <w:r w:rsidRPr="004928D8">
        <w:rPr>
          <w:rFonts w:ascii="Times New Roman" w:eastAsia="Times New Roman" w:hAnsi="Times New Roman" w:cs="Times New Roman"/>
          <w:b/>
          <w:bCs/>
          <w:sz w:val="24"/>
          <w:szCs w:val="24"/>
          <w:highlight w:val="yellow"/>
          <w:lang w:val="en-US"/>
        </w:rPr>
        <w:t xml:space="preserve">Figure </w:t>
      </w:r>
      <w:r w:rsidRPr="004928D8">
        <w:rPr>
          <w:rFonts w:ascii="Times New Roman" w:eastAsia="Times New Roman" w:hAnsi="Times New Roman" w:cs="Times New Roman"/>
          <w:b/>
          <w:bCs/>
          <w:sz w:val="24"/>
          <w:szCs w:val="24"/>
          <w:lang w:val="en-US"/>
        </w:rPr>
        <w:t>2</w:t>
      </w:r>
    </w:p>
    <w:p w14:paraId="2E297E8E" w14:textId="77777777" w:rsidR="00654099" w:rsidRPr="004928D8" w:rsidRDefault="00000000">
      <w:pPr>
        <w:spacing w:line="360" w:lineRule="auto"/>
        <w:rPr>
          <w:rFonts w:ascii="Times New Roman" w:eastAsia="Times New Roman" w:hAnsi="Times New Roman" w:cs="Times New Roman"/>
          <w:i/>
          <w:iCs/>
          <w:sz w:val="24"/>
          <w:szCs w:val="24"/>
          <w:lang w:val="en-US"/>
        </w:rPr>
      </w:pPr>
      <w:r w:rsidRPr="004928D8">
        <w:rPr>
          <w:rFonts w:ascii="Times New Roman" w:eastAsia="Times New Roman" w:hAnsi="Times New Roman" w:cs="Times New Roman"/>
          <w:i/>
          <w:iCs/>
          <w:sz w:val="24"/>
          <w:szCs w:val="24"/>
          <w:lang w:val="en-US"/>
        </w:rPr>
        <w:t>Ellipsoid Volume by Stimulus Group and Gender</w:t>
      </w:r>
    </w:p>
    <w:p w14:paraId="08E8C6AF" w14:textId="77777777" w:rsidR="00654099"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0C86058" wp14:editId="522503E2">
            <wp:extent cx="5734050" cy="4266047"/>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734050" cy="4266047"/>
                    </a:xfrm>
                    <a:prstGeom prst="rect">
                      <a:avLst/>
                    </a:prstGeom>
                    <a:ln/>
                  </pic:spPr>
                </pic:pic>
              </a:graphicData>
            </a:graphic>
          </wp:inline>
        </w:drawing>
      </w:r>
    </w:p>
    <w:p w14:paraId="651AEAC8" w14:textId="77777777" w:rsidR="00654099" w:rsidRPr="004928D8" w:rsidRDefault="00000000">
      <w:pPr>
        <w:spacing w:line="360" w:lineRule="auto"/>
        <w:jc w:val="center"/>
        <w:rPr>
          <w:rFonts w:ascii="Times New Roman" w:eastAsia="Times New Roman" w:hAnsi="Times New Roman" w:cs="Times New Roman"/>
          <w:lang w:val="en-US"/>
        </w:rPr>
      </w:pPr>
      <w:r w:rsidRPr="004928D8">
        <w:rPr>
          <w:rFonts w:ascii="Times New Roman" w:eastAsia="Times New Roman" w:hAnsi="Times New Roman" w:cs="Times New Roman"/>
          <w:i/>
          <w:iCs/>
          <w:highlight w:val="yellow"/>
          <w:lang w:val="en-US"/>
        </w:rPr>
        <w:t>Note</w:t>
      </w:r>
      <w:r w:rsidRPr="004928D8">
        <w:rPr>
          <w:rFonts w:ascii="Times New Roman" w:eastAsia="Times New Roman" w:hAnsi="Times New Roman" w:cs="Times New Roman"/>
          <w:highlight w:val="yellow"/>
          <w:lang w:val="en-US"/>
        </w:rPr>
        <w:t xml:space="preserve">. </w:t>
      </w:r>
      <w:r w:rsidRPr="004928D8">
        <w:rPr>
          <w:rFonts w:ascii="Times New Roman" w:eastAsia="Times New Roman" w:hAnsi="Times New Roman" w:cs="Times New Roman"/>
          <w:lang w:val="en-US"/>
        </w:rPr>
        <w:t>Bar chart of 3D MDS ellipsoid volumes (Euclidean units³) across the four stimulus groups. Gray bars indicate male stimuli; white bars indicate female stimuli.</w:t>
      </w:r>
    </w:p>
    <w:p w14:paraId="54ADF83C" w14:textId="77777777" w:rsidR="00654099" w:rsidRPr="004928D8" w:rsidRDefault="00654099">
      <w:pPr>
        <w:spacing w:line="360" w:lineRule="auto"/>
        <w:rPr>
          <w:rFonts w:ascii="Times New Roman" w:eastAsia="Times New Roman" w:hAnsi="Times New Roman" w:cs="Times New Roman"/>
          <w:sz w:val="24"/>
          <w:szCs w:val="24"/>
          <w:lang w:val="en-US"/>
        </w:rPr>
      </w:pPr>
    </w:p>
    <w:p w14:paraId="3119001F"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H2A.</w:t>
      </w:r>
      <w:r w:rsidRPr="004928D8">
        <w:rPr>
          <w:rFonts w:ascii="Times New Roman" w:eastAsia="Times New Roman" w:hAnsi="Times New Roman" w:cs="Times New Roman"/>
          <w:sz w:val="24"/>
          <w:szCs w:val="24"/>
          <w:lang w:val="en-US"/>
        </w:rPr>
        <w:t xml:space="preserve"> To spatially test H2a, as preregistered, the centroid (i.e., the geometric center of the five points for each group) was utilized as the key metric in three-dimensional MDS space. Adopting this parameter allowed for testing whether the outgroup centroids were closer to one another than to the majority ingroup centroid. Distances between the centroids of different groups are presented in </w:t>
      </w:r>
      <w:r w:rsidRPr="004928D8">
        <w:rPr>
          <w:rFonts w:ascii="Times New Roman" w:eastAsia="Times New Roman" w:hAnsi="Times New Roman" w:cs="Times New Roman"/>
          <w:sz w:val="24"/>
          <w:szCs w:val="24"/>
          <w:highlight w:val="yellow"/>
          <w:lang w:val="en-US"/>
        </w:rPr>
        <w:t>Table 1</w:t>
      </w:r>
      <w:r w:rsidRPr="004928D8">
        <w:rPr>
          <w:rFonts w:ascii="Times New Roman" w:eastAsia="Times New Roman" w:hAnsi="Times New Roman" w:cs="Times New Roman"/>
          <w:sz w:val="24"/>
          <w:szCs w:val="24"/>
          <w:lang w:val="en-US"/>
        </w:rPr>
        <w:t>. As shown, the outgroups were not closer to one another than they were to the ingroup. The African Descent group was the most distant from all other groups across both male stimuli (</w:t>
      </w:r>
      <w:r w:rsidRPr="004928D8">
        <w:rPr>
          <w:rFonts w:ascii="Times New Roman" w:eastAsia="Times New Roman" w:hAnsi="Times New Roman" w:cs="Times New Roman"/>
          <w:i/>
          <w:iCs/>
          <w:sz w:val="24"/>
          <w:szCs w:val="24"/>
          <w:lang w:val="en-US"/>
        </w:rPr>
        <w:t>M</w:t>
      </w:r>
      <w:r w:rsidRPr="004928D8">
        <w:rPr>
          <w:rFonts w:ascii="Times New Roman" w:eastAsia="Times New Roman" w:hAnsi="Times New Roman" w:cs="Times New Roman"/>
          <w:sz w:val="24"/>
          <w:szCs w:val="24"/>
          <w:lang w:val="en-US"/>
        </w:rPr>
        <w:t xml:space="preserve"> = 1.87) and female stimuli (</w:t>
      </w:r>
      <w:r w:rsidRPr="004928D8">
        <w:rPr>
          <w:rFonts w:ascii="Times New Roman" w:eastAsia="Times New Roman" w:hAnsi="Times New Roman" w:cs="Times New Roman"/>
          <w:i/>
          <w:iCs/>
          <w:sz w:val="24"/>
          <w:szCs w:val="24"/>
          <w:lang w:val="en-US"/>
        </w:rPr>
        <w:t>M</w:t>
      </w:r>
      <w:r w:rsidRPr="004928D8">
        <w:rPr>
          <w:rFonts w:ascii="Times New Roman" w:eastAsia="Times New Roman" w:hAnsi="Times New Roman" w:cs="Times New Roman"/>
          <w:sz w:val="24"/>
          <w:szCs w:val="24"/>
          <w:lang w:val="en-US"/>
        </w:rPr>
        <w:t xml:space="preserve"> = 1.86). This outcome aligns with the overall three-dimensional MDS solution, indicating no general tendency to perceive ethnic outgroups as closer to one another.</w:t>
      </w:r>
    </w:p>
    <w:p w14:paraId="27267570" w14:textId="77777777" w:rsidR="00654099" w:rsidRPr="004928D8" w:rsidRDefault="00654099">
      <w:pPr>
        <w:spacing w:line="360" w:lineRule="auto"/>
        <w:rPr>
          <w:rFonts w:ascii="Times New Roman" w:eastAsia="Times New Roman" w:hAnsi="Times New Roman" w:cs="Times New Roman"/>
          <w:sz w:val="24"/>
          <w:szCs w:val="24"/>
          <w:lang w:val="en-US"/>
        </w:rPr>
      </w:pPr>
    </w:p>
    <w:p w14:paraId="09740ACE" w14:textId="77777777" w:rsidR="00654099" w:rsidRPr="004928D8" w:rsidRDefault="00654099">
      <w:pPr>
        <w:spacing w:line="360" w:lineRule="auto"/>
        <w:jc w:val="center"/>
        <w:rPr>
          <w:rFonts w:ascii="Times New Roman" w:eastAsia="Times New Roman" w:hAnsi="Times New Roman" w:cs="Times New Roman"/>
          <w:sz w:val="24"/>
          <w:szCs w:val="24"/>
          <w:lang w:val="en-US"/>
        </w:rPr>
      </w:pPr>
    </w:p>
    <w:tbl>
      <w:tblPr>
        <w:tblStyle w:val="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2175"/>
        <w:gridCol w:w="1530"/>
        <w:gridCol w:w="1335"/>
        <w:gridCol w:w="840"/>
        <w:gridCol w:w="1035"/>
      </w:tblGrid>
      <w:tr w:rsidR="00654099" w:rsidRPr="004928D8" w14:paraId="1D190254" w14:textId="77777777">
        <w:trPr>
          <w:trHeight w:val="453"/>
        </w:trPr>
        <w:tc>
          <w:tcPr>
            <w:tcW w:w="8925" w:type="dxa"/>
            <w:gridSpan w:val="6"/>
            <w:tcBorders>
              <w:top w:val="nil"/>
              <w:left w:val="nil"/>
              <w:bottom w:val="nil"/>
              <w:right w:val="nil"/>
            </w:tcBorders>
            <w:tcMar>
              <w:top w:w="0" w:type="dxa"/>
              <w:left w:w="80" w:type="dxa"/>
              <w:bottom w:w="0" w:type="dxa"/>
              <w:right w:w="80" w:type="dxa"/>
            </w:tcMar>
          </w:tcPr>
          <w:p w14:paraId="43CF2E64" w14:textId="77777777" w:rsidR="00654099" w:rsidRPr="004928D8" w:rsidRDefault="00000000">
            <w:pPr>
              <w:spacing w:after="160" w:line="360" w:lineRule="auto"/>
              <w:rPr>
                <w:rFonts w:ascii="Times New Roman" w:eastAsia="Times New Roman" w:hAnsi="Times New Roman" w:cs="Times New Roman"/>
                <w:b/>
                <w:bCs/>
                <w:sz w:val="24"/>
                <w:szCs w:val="24"/>
                <w:lang w:val="en-US"/>
              </w:rPr>
            </w:pPr>
            <w:r w:rsidRPr="004928D8">
              <w:rPr>
                <w:rFonts w:ascii="Times New Roman" w:eastAsia="Times New Roman" w:hAnsi="Times New Roman" w:cs="Times New Roman"/>
                <w:b/>
                <w:bCs/>
                <w:sz w:val="24"/>
                <w:szCs w:val="24"/>
                <w:highlight w:val="yellow"/>
                <w:lang w:val="en-US"/>
              </w:rPr>
              <w:t>Table 1</w:t>
            </w:r>
            <w:r w:rsidRPr="004928D8">
              <w:rPr>
                <w:rFonts w:ascii="Times New Roman" w:eastAsia="Times New Roman" w:hAnsi="Times New Roman" w:cs="Times New Roman"/>
                <w:b/>
                <w:bCs/>
                <w:sz w:val="24"/>
                <w:szCs w:val="24"/>
                <w:lang w:val="en-US"/>
              </w:rPr>
              <w:t xml:space="preserve"> </w:t>
            </w:r>
          </w:p>
          <w:p w14:paraId="7E339CF3" w14:textId="77777777" w:rsidR="00654099" w:rsidRPr="004928D8" w:rsidRDefault="00000000">
            <w:pPr>
              <w:spacing w:after="160" w:line="360" w:lineRule="auto"/>
              <w:rPr>
                <w:rFonts w:ascii="Times New Roman" w:eastAsia="Times New Roman" w:hAnsi="Times New Roman" w:cs="Times New Roman"/>
                <w:i/>
                <w:iCs/>
                <w:sz w:val="24"/>
                <w:szCs w:val="24"/>
                <w:lang w:val="en-US"/>
              </w:rPr>
            </w:pPr>
            <w:r w:rsidRPr="004928D8">
              <w:rPr>
                <w:rFonts w:ascii="Times New Roman" w:eastAsia="Times New Roman" w:hAnsi="Times New Roman" w:cs="Times New Roman"/>
                <w:i/>
                <w:iCs/>
                <w:sz w:val="24"/>
                <w:szCs w:val="24"/>
                <w:lang w:val="en-US"/>
              </w:rPr>
              <w:t>3D Centroid Distances for Male and Female Stimuli</w:t>
            </w:r>
          </w:p>
        </w:tc>
      </w:tr>
      <w:tr w:rsidR="00654099" w14:paraId="215844AC" w14:textId="77777777">
        <w:trPr>
          <w:trHeight w:val="56"/>
        </w:trPr>
        <w:tc>
          <w:tcPr>
            <w:tcW w:w="2010" w:type="dxa"/>
            <w:tcBorders>
              <w:top w:val="nil"/>
              <w:left w:val="nil"/>
              <w:bottom w:val="single" w:sz="12" w:space="0" w:color="111111"/>
              <w:right w:val="nil"/>
            </w:tcBorders>
            <w:tcMar>
              <w:top w:w="-113" w:type="dxa"/>
              <w:left w:w="-113" w:type="dxa"/>
              <w:bottom w:w="-113" w:type="dxa"/>
              <w:right w:w="-113" w:type="dxa"/>
            </w:tcMar>
          </w:tcPr>
          <w:p w14:paraId="637B014B" w14:textId="77777777" w:rsidR="00654099" w:rsidRDefault="00000000">
            <w:pPr>
              <w:spacing w:after="160" w:line="360" w:lineRule="auto"/>
              <w:rPr>
                <w:rFonts w:ascii="Times New Roman" w:eastAsia="Times New Roman" w:hAnsi="Times New Roman" w:cs="Times New Roman"/>
                <w:b/>
                <w:bCs/>
                <w:sz w:val="24"/>
                <w:szCs w:val="24"/>
              </w:rPr>
            </w:pPr>
            <w:commentRangeStart w:id="80"/>
            <w:r>
              <w:rPr>
                <w:rFonts w:ascii="Times New Roman" w:eastAsia="Times New Roman" w:hAnsi="Times New Roman" w:cs="Times New Roman"/>
                <w:b/>
                <w:bCs/>
                <w:sz w:val="24"/>
                <w:szCs w:val="24"/>
              </w:rPr>
              <w:lastRenderedPageBreak/>
              <w:t>Stimulus Gender</w:t>
            </w:r>
          </w:p>
        </w:tc>
        <w:tc>
          <w:tcPr>
            <w:tcW w:w="2175" w:type="dxa"/>
            <w:tcBorders>
              <w:top w:val="nil"/>
              <w:left w:val="nil"/>
              <w:bottom w:val="single" w:sz="12" w:space="0" w:color="111111"/>
              <w:right w:val="nil"/>
            </w:tcBorders>
            <w:tcMar>
              <w:top w:w="-113" w:type="dxa"/>
              <w:left w:w="-113" w:type="dxa"/>
              <w:bottom w:w="-113" w:type="dxa"/>
              <w:right w:w="-113" w:type="dxa"/>
            </w:tcMar>
          </w:tcPr>
          <w:p w14:paraId="00ED7D9B" w14:textId="77777777" w:rsidR="00654099" w:rsidRDefault="00000000">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w:t>
            </w:r>
          </w:p>
        </w:tc>
        <w:tc>
          <w:tcPr>
            <w:tcW w:w="1530" w:type="dxa"/>
            <w:tcBorders>
              <w:top w:val="nil"/>
              <w:left w:val="nil"/>
              <w:bottom w:val="single" w:sz="12" w:space="0" w:color="111111"/>
              <w:right w:val="nil"/>
            </w:tcBorders>
            <w:tcMar>
              <w:top w:w="-113" w:type="dxa"/>
              <w:left w:w="-113" w:type="dxa"/>
              <w:bottom w:w="-113" w:type="dxa"/>
              <w:right w:w="-113" w:type="dxa"/>
            </w:tcMar>
          </w:tcPr>
          <w:p w14:paraId="31F8513E" w14:textId="77777777" w:rsidR="00654099"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1335" w:type="dxa"/>
            <w:tcBorders>
              <w:top w:val="nil"/>
              <w:left w:val="nil"/>
              <w:bottom w:val="single" w:sz="12" w:space="0" w:color="111111"/>
              <w:right w:val="nil"/>
            </w:tcBorders>
            <w:tcMar>
              <w:top w:w="-113" w:type="dxa"/>
              <w:left w:w="-113" w:type="dxa"/>
              <w:bottom w:w="-113" w:type="dxa"/>
              <w:right w:w="-113" w:type="dxa"/>
            </w:tcMar>
          </w:tcPr>
          <w:p w14:paraId="1E517844" w14:textId="77777777" w:rsidR="00654099"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840" w:type="dxa"/>
            <w:tcBorders>
              <w:top w:val="nil"/>
              <w:left w:val="nil"/>
              <w:bottom w:val="single" w:sz="12" w:space="0" w:color="111111"/>
              <w:right w:val="nil"/>
            </w:tcBorders>
            <w:tcMar>
              <w:top w:w="-113" w:type="dxa"/>
              <w:left w:w="-113" w:type="dxa"/>
              <w:bottom w:w="-113" w:type="dxa"/>
              <w:right w:w="-113" w:type="dxa"/>
            </w:tcMar>
          </w:tcPr>
          <w:p w14:paraId="367F8549" w14:textId="77777777" w:rsidR="00654099"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035" w:type="dxa"/>
            <w:tcBorders>
              <w:top w:val="nil"/>
              <w:left w:val="nil"/>
              <w:bottom w:val="single" w:sz="12" w:space="0" w:color="111111"/>
              <w:right w:val="nil"/>
            </w:tcBorders>
            <w:tcMar>
              <w:top w:w="-113" w:type="dxa"/>
              <w:left w:w="-113" w:type="dxa"/>
              <w:bottom w:w="-113" w:type="dxa"/>
              <w:right w:w="-113" w:type="dxa"/>
            </w:tcMar>
          </w:tcPr>
          <w:p w14:paraId="552902AB" w14:textId="77777777" w:rsidR="00654099"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r>
      <w:commentRangeEnd w:id="80"/>
      <w:tr w:rsidR="00654099" w14:paraId="11DCFC71" w14:textId="77777777">
        <w:trPr>
          <w:trHeight w:val="56"/>
        </w:trPr>
        <w:tc>
          <w:tcPr>
            <w:tcW w:w="2010" w:type="dxa"/>
            <w:vMerge w:val="restart"/>
            <w:tcBorders>
              <w:top w:val="nil"/>
              <w:left w:val="nil"/>
              <w:bottom w:val="nil"/>
              <w:right w:val="nil"/>
            </w:tcBorders>
            <w:tcMar>
              <w:top w:w="-113" w:type="dxa"/>
              <w:left w:w="-113" w:type="dxa"/>
              <w:bottom w:w="-113" w:type="dxa"/>
              <w:right w:w="-113" w:type="dxa"/>
            </w:tcMar>
          </w:tcPr>
          <w:p w14:paraId="524F3933" w14:textId="77777777" w:rsidR="00654099" w:rsidRDefault="00000000">
            <w:pPr>
              <w:spacing w:after="160" w:line="360" w:lineRule="auto"/>
              <w:rPr>
                <w:rFonts w:ascii="Times New Roman" w:eastAsia="Times New Roman" w:hAnsi="Times New Roman" w:cs="Times New Roman"/>
                <w:sz w:val="24"/>
                <w:szCs w:val="24"/>
              </w:rPr>
            </w:pPr>
            <w:r>
              <w:rPr>
                <w:rStyle w:val="Rimandocommento"/>
                <w:rFonts w:ascii="Times New Roman" w:eastAsia="Times New Roman" w:hAnsi="Times New Roman" w:cs="Times New Roman"/>
                <w:sz w:val="24"/>
                <w:szCs w:val="24"/>
              </w:rPr>
              <w:commentReference w:id="80"/>
            </w:r>
            <w:commentRangeStart w:id="81"/>
            <w:r>
              <w:rPr>
                <w:rFonts w:ascii="Times New Roman" w:eastAsia="Times New Roman" w:hAnsi="Times New Roman" w:cs="Times New Roman"/>
                <w:sz w:val="24"/>
                <w:szCs w:val="24"/>
              </w:rPr>
              <w:t>Male</w:t>
            </w:r>
          </w:p>
        </w:tc>
        <w:tc>
          <w:tcPr>
            <w:tcW w:w="2175" w:type="dxa"/>
            <w:tcBorders>
              <w:top w:val="nil"/>
              <w:left w:val="nil"/>
              <w:bottom w:val="nil"/>
              <w:right w:val="nil"/>
            </w:tcBorders>
            <w:tcMar>
              <w:top w:w="-113" w:type="dxa"/>
              <w:left w:w="-113" w:type="dxa"/>
              <w:bottom w:w="-113" w:type="dxa"/>
              <w:right w:w="-113" w:type="dxa"/>
            </w:tcMar>
          </w:tcPr>
          <w:p w14:paraId="445234A4" w14:textId="77777777" w:rsidR="00654099" w:rsidRDefault="00000000">
            <w:pPr>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1. African Descent</w:t>
            </w:r>
          </w:p>
        </w:tc>
        <w:tc>
          <w:tcPr>
            <w:tcW w:w="1530" w:type="dxa"/>
            <w:tcBorders>
              <w:top w:val="nil"/>
              <w:left w:val="nil"/>
              <w:bottom w:val="nil"/>
              <w:right w:val="nil"/>
            </w:tcBorders>
            <w:tcMar>
              <w:top w:w="-113" w:type="dxa"/>
              <w:left w:w="-113" w:type="dxa"/>
              <w:bottom w:w="-113" w:type="dxa"/>
              <w:right w:w="-113" w:type="dxa"/>
            </w:tcMar>
          </w:tcPr>
          <w:p w14:paraId="20BA4CA0"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35" w:type="dxa"/>
            <w:tcBorders>
              <w:top w:val="nil"/>
              <w:left w:val="nil"/>
              <w:bottom w:val="nil"/>
              <w:right w:val="nil"/>
            </w:tcBorders>
            <w:tcMar>
              <w:top w:w="-113" w:type="dxa"/>
              <w:left w:w="-113" w:type="dxa"/>
              <w:bottom w:w="-113" w:type="dxa"/>
              <w:right w:w="-113" w:type="dxa"/>
            </w:tcMar>
          </w:tcPr>
          <w:p w14:paraId="261A4FD2" w14:textId="77777777" w:rsidR="00654099" w:rsidRDefault="00654099">
            <w:pPr>
              <w:spacing w:after="160" w:line="360" w:lineRule="auto"/>
              <w:jc w:val="center"/>
              <w:rPr>
                <w:rFonts w:ascii="Times New Roman" w:eastAsia="Times New Roman" w:hAnsi="Times New Roman" w:cs="Times New Roman"/>
                <w:sz w:val="24"/>
                <w:szCs w:val="24"/>
              </w:rPr>
            </w:pPr>
          </w:p>
        </w:tc>
        <w:tc>
          <w:tcPr>
            <w:tcW w:w="840" w:type="dxa"/>
            <w:tcBorders>
              <w:top w:val="nil"/>
              <w:left w:val="nil"/>
              <w:bottom w:val="nil"/>
              <w:right w:val="nil"/>
            </w:tcBorders>
            <w:tcMar>
              <w:top w:w="-113" w:type="dxa"/>
              <w:left w:w="-113" w:type="dxa"/>
              <w:bottom w:w="-113" w:type="dxa"/>
              <w:right w:w="-113" w:type="dxa"/>
            </w:tcMar>
          </w:tcPr>
          <w:p w14:paraId="5A74FFE2" w14:textId="77777777" w:rsidR="00654099" w:rsidRDefault="00654099">
            <w:pPr>
              <w:spacing w:after="160" w:line="360" w:lineRule="auto"/>
              <w:jc w:val="center"/>
              <w:rPr>
                <w:rFonts w:ascii="Times New Roman" w:eastAsia="Times New Roman" w:hAnsi="Times New Roman" w:cs="Times New Roman"/>
                <w:sz w:val="24"/>
                <w:szCs w:val="24"/>
              </w:rPr>
            </w:pPr>
          </w:p>
        </w:tc>
        <w:tc>
          <w:tcPr>
            <w:tcW w:w="1035" w:type="dxa"/>
            <w:tcBorders>
              <w:top w:val="nil"/>
              <w:left w:val="nil"/>
              <w:bottom w:val="nil"/>
              <w:right w:val="nil"/>
            </w:tcBorders>
            <w:tcMar>
              <w:top w:w="-113" w:type="dxa"/>
              <w:left w:w="-113" w:type="dxa"/>
              <w:bottom w:w="-113" w:type="dxa"/>
              <w:right w:w="-113" w:type="dxa"/>
            </w:tcMar>
          </w:tcPr>
          <w:p w14:paraId="55895DB6" w14:textId="77777777" w:rsidR="00654099" w:rsidRDefault="00654099">
            <w:pPr>
              <w:spacing w:after="160" w:line="360" w:lineRule="auto"/>
              <w:jc w:val="center"/>
              <w:rPr>
                <w:rFonts w:ascii="Times New Roman" w:eastAsia="Times New Roman" w:hAnsi="Times New Roman" w:cs="Times New Roman"/>
                <w:sz w:val="24"/>
                <w:szCs w:val="24"/>
              </w:rPr>
            </w:pPr>
          </w:p>
        </w:tc>
      </w:tr>
      <w:commentRangeEnd w:id="81"/>
      <w:tr w:rsidR="00654099" w14:paraId="705E8482" w14:textId="77777777">
        <w:trPr>
          <w:trHeight w:val="56"/>
        </w:trPr>
        <w:tc>
          <w:tcPr>
            <w:tcW w:w="2010" w:type="dxa"/>
            <w:vMerge/>
            <w:tcBorders>
              <w:top w:val="nil"/>
              <w:left w:val="nil"/>
              <w:bottom w:val="nil"/>
              <w:right w:val="nil"/>
            </w:tcBorders>
            <w:tcMar>
              <w:top w:w="-113" w:type="dxa"/>
              <w:left w:w="-113" w:type="dxa"/>
              <w:bottom w:w="-113" w:type="dxa"/>
              <w:right w:w="-113" w:type="dxa"/>
            </w:tcMar>
          </w:tcPr>
          <w:p w14:paraId="65CD2F0D" w14:textId="77777777" w:rsidR="00654099" w:rsidRDefault="00000000">
            <w:pPr>
              <w:spacing w:line="360" w:lineRule="auto"/>
              <w:jc w:val="center"/>
              <w:rPr>
                <w:rFonts w:ascii="Times New Roman" w:eastAsia="Times New Roman" w:hAnsi="Times New Roman" w:cs="Times New Roman"/>
                <w:sz w:val="24"/>
                <w:szCs w:val="24"/>
              </w:rPr>
            </w:pPr>
            <w:r>
              <w:rPr>
                <w:rStyle w:val="Rimandocommento"/>
                <w:rFonts w:ascii="Times New Roman" w:eastAsia="Times New Roman" w:hAnsi="Times New Roman" w:cs="Times New Roman"/>
                <w:sz w:val="24"/>
                <w:szCs w:val="24"/>
              </w:rPr>
              <w:commentReference w:id="81"/>
            </w:r>
          </w:p>
        </w:tc>
        <w:tc>
          <w:tcPr>
            <w:tcW w:w="2175" w:type="dxa"/>
            <w:tcBorders>
              <w:top w:val="nil"/>
              <w:left w:val="nil"/>
              <w:bottom w:val="nil"/>
              <w:right w:val="nil"/>
            </w:tcBorders>
            <w:tcMar>
              <w:top w:w="-113" w:type="dxa"/>
              <w:left w:w="-113" w:type="dxa"/>
              <w:bottom w:w="-113" w:type="dxa"/>
              <w:right w:w="-113" w:type="dxa"/>
            </w:tcMar>
          </w:tcPr>
          <w:p w14:paraId="0B92E1D0" w14:textId="77777777" w:rsidR="00654099" w:rsidRDefault="00000000">
            <w:pPr>
              <w:spacing w:after="160" w:line="360" w:lineRule="auto"/>
              <w:rPr>
                <w:rFonts w:ascii="Times New Roman" w:eastAsia="Times New Roman" w:hAnsi="Times New Roman" w:cs="Times New Roman"/>
                <w:i/>
                <w:iCs/>
                <w:sz w:val="24"/>
                <w:szCs w:val="24"/>
              </w:rPr>
            </w:pPr>
            <w:commentRangeStart w:id="82"/>
            <w:r>
              <w:rPr>
                <w:rFonts w:ascii="Times New Roman" w:eastAsia="Times New Roman" w:hAnsi="Times New Roman" w:cs="Times New Roman"/>
                <w:i/>
                <w:iCs/>
                <w:sz w:val="24"/>
                <w:szCs w:val="24"/>
              </w:rPr>
              <w:t>2. East Asian</w:t>
            </w:r>
          </w:p>
        </w:tc>
        <w:tc>
          <w:tcPr>
            <w:tcW w:w="1530" w:type="dxa"/>
            <w:tcBorders>
              <w:top w:val="nil"/>
              <w:left w:val="nil"/>
              <w:bottom w:val="nil"/>
              <w:right w:val="nil"/>
            </w:tcBorders>
            <w:tcMar>
              <w:top w:w="-113" w:type="dxa"/>
              <w:left w:w="-113" w:type="dxa"/>
              <w:bottom w:w="-113" w:type="dxa"/>
              <w:right w:w="-113" w:type="dxa"/>
            </w:tcMar>
          </w:tcPr>
          <w:p w14:paraId="1CEDA51B"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2.056</w:t>
            </w:r>
          </w:p>
        </w:tc>
        <w:tc>
          <w:tcPr>
            <w:tcW w:w="1335" w:type="dxa"/>
            <w:tcBorders>
              <w:top w:val="nil"/>
              <w:left w:val="nil"/>
              <w:bottom w:val="nil"/>
              <w:right w:val="nil"/>
            </w:tcBorders>
            <w:tcMar>
              <w:top w:w="-113" w:type="dxa"/>
              <w:left w:w="-113" w:type="dxa"/>
              <w:bottom w:w="-113" w:type="dxa"/>
              <w:right w:w="-113" w:type="dxa"/>
            </w:tcMar>
          </w:tcPr>
          <w:p w14:paraId="63E3CDA8"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0" w:type="dxa"/>
            <w:tcBorders>
              <w:top w:val="nil"/>
              <w:left w:val="nil"/>
              <w:bottom w:val="nil"/>
              <w:right w:val="nil"/>
            </w:tcBorders>
            <w:tcMar>
              <w:top w:w="-113" w:type="dxa"/>
              <w:left w:w="-113" w:type="dxa"/>
              <w:bottom w:w="-113" w:type="dxa"/>
              <w:right w:w="-113" w:type="dxa"/>
            </w:tcMar>
          </w:tcPr>
          <w:p w14:paraId="35557F7F" w14:textId="77777777" w:rsidR="00654099" w:rsidRDefault="00654099">
            <w:pPr>
              <w:spacing w:after="160" w:line="360" w:lineRule="auto"/>
              <w:jc w:val="center"/>
              <w:rPr>
                <w:rFonts w:ascii="Times New Roman" w:eastAsia="Times New Roman" w:hAnsi="Times New Roman" w:cs="Times New Roman"/>
                <w:sz w:val="24"/>
                <w:szCs w:val="24"/>
              </w:rPr>
            </w:pPr>
          </w:p>
        </w:tc>
        <w:tc>
          <w:tcPr>
            <w:tcW w:w="1035" w:type="dxa"/>
            <w:tcBorders>
              <w:top w:val="nil"/>
              <w:left w:val="nil"/>
              <w:bottom w:val="nil"/>
              <w:right w:val="nil"/>
            </w:tcBorders>
            <w:tcMar>
              <w:top w:w="-113" w:type="dxa"/>
              <w:left w:w="-113" w:type="dxa"/>
              <w:bottom w:w="-113" w:type="dxa"/>
              <w:right w:w="-113" w:type="dxa"/>
            </w:tcMar>
          </w:tcPr>
          <w:p w14:paraId="2C090055" w14:textId="77777777" w:rsidR="00654099" w:rsidRDefault="00654099">
            <w:pPr>
              <w:spacing w:after="160" w:line="360" w:lineRule="auto"/>
              <w:jc w:val="center"/>
              <w:rPr>
                <w:rFonts w:ascii="Times New Roman" w:eastAsia="Times New Roman" w:hAnsi="Times New Roman" w:cs="Times New Roman"/>
                <w:sz w:val="24"/>
                <w:szCs w:val="24"/>
              </w:rPr>
            </w:pPr>
          </w:p>
        </w:tc>
      </w:tr>
      <w:commentRangeEnd w:id="82"/>
      <w:tr w:rsidR="00654099" w14:paraId="255B5F77" w14:textId="77777777">
        <w:trPr>
          <w:trHeight w:val="56"/>
        </w:trPr>
        <w:tc>
          <w:tcPr>
            <w:tcW w:w="2010" w:type="dxa"/>
            <w:vMerge/>
            <w:tcBorders>
              <w:top w:val="nil"/>
              <w:left w:val="nil"/>
              <w:bottom w:val="nil"/>
              <w:right w:val="nil"/>
            </w:tcBorders>
            <w:tcMar>
              <w:top w:w="-113" w:type="dxa"/>
              <w:left w:w="-113" w:type="dxa"/>
              <w:bottom w:w="-113" w:type="dxa"/>
              <w:right w:w="-113" w:type="dxa"/>
            </w:tcMar>
          </w:tcPr>
          <w:p w14:paraId="750E61F0" w14:textId="77777777" w:rsidR="00654099" w:rsidRDefault="00000000">
            <w:pPr>
              <w:spacing w:line="360" w:lineRule="auto"/>
              <w:jc w:val="center"/>
              <w:rPr>
                <w:rFonts w:ascii="Times New Roman" w:eastAsia="Times New Roman" w:hAnsi="Times New Roman" w:cs="Times New Roman"/>
                <w:sz w:val="24"/>
                <w:szCs w:val="24"/>
              </w:rPr>
            </w:pPr>
            <w:r>
              <w:rPr>
                <w:rStyle w:val="Rimandocommento"/>
                <w:rFonts w:ascii="Times New Roman" w:eastAsia="Times New Roman" w:hAnsi="Times New Roman" w:cs="Times New Roman"/>
                <w:sz w:val="24"/>
                <w:szCs w:val="24"/>
              </w:rPr>
              <w:commentReference w:id="82"/>
            </w:r>
          </w:p>
        </w:tc>
        <w:tc>
          <w:tcPr>
            <w:tcW w:w="2175" w:type="dxa"/>
            <w:tcBorders>
              <w:top w:val="nil"/>
              <w:left w:val="nil"/>
              <w:bottom w:val="nil"/>
              <w:right w:val="nil"/>
            </w:tcBorders>
            <w:tcMar>
              <w:top w:w="-113" w:type="dxa"/>
              <w:left w:w="-113" w:type="dxa"/>
              <w:bottom w:w="-113" w:type="dxa"/>
              <w:right w:w="-113" w:type="dxa"/>
            </w:tcMar>
          </w:tcPr>
          <w:p w14:paraId="43D037FD" w14:textId="77777777" w:rsidR="00654099" w:rsidRDefault="00000000">
            <w:pPr>
              <w:spacing w:after="160" w:line="360" w:lineRule="auto"/>
              <w:rPr>
                <w:rFonts w:ascii="Times New Roman" w:eastAsia="Times New Roman" w:hAnsi="Times New Roman" w:cs="Times New Roman"/>
                <w:i/>
                <w:iCs/>
                <w:sz w:val="24"/>
                <w:szCs w:val="24"/>
              </w:rPr>
            </w:pPr>
            <w:commentRangeStart w:id="83"/>
            <w:r>
              <w:rPr>
                <w:rFonts w:ascii="Times New Roman" w:eastAsia="Times New Roman" w:hAnsi="Times New Roman" w:cs="Times New Roman"/>
                <w:i/>
                <w:iCs/>
                <w:sz w:val="24"/>
                <w:szCs w:val="24"/>
              </w:rPr>
              <w:t>3. Italian</w:t>
            </w:r>
          </w:p>
        </w:tc>
        <w:tc>
          <w:tcPr>
            <w:tcW w:w="1530" w:type="dxa"/>
            <w:tcBorders>
              <w:top w:val="nil"/>
              <w:left w:val="nil"/>
              <w:bottom w:val="nil"/>
              <w:right w:val="nil"/>
            </w:tcBorders>
            <w:tcMar>
              <w:top w:w="-113" w:type="dxa"/>
              <w:left w:w="-113" w:type="dxa"/>
              <w:bottom w:w="-113" w:type="dxa"/>
              <w:right w:w="-113" w:type="dxa"/>
            </w:tcMar>
          </w:tcPr>
          <w:p w14:paraId="2600ABDF"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1.984</w:t>
            </w:r>
          </w:p>
        </w:tc>
        <w:tc>
          <w:tcPr>
            <w:tcW w:w="1335" w:type="dxa"/>
            <w:tcBorders>
              <w:top w:val="nil"/>
              <w:left w:val="nil"/>
              <w:bottom w:val="nil"/>
              <w:right w:val="nil"/>
            </w:tcBorders>
            <w:tcMar>
              <w:top w:w="-113" w:type="dxa"/>
              <w:left w:w="-113" w:type="dxa"/>
              <w:bottom w:w="-113" w:type="dxa"/>
              <w:right w:w="-113" w:type="dxa"/>
            </w:tcMar>
          </w:tcPr>
          <w:p w14:paraId="02CE3E04"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1.017</w:t>
            </w:r>
          </w:p>
        </w:tc>
        <w:tc>
          <w:tcPr>
            <w:tcW w:w="840" w:type="dxa"/>
            <w:tcBorders>
              <w:top w:val="nil"/>
              <w:left w:val="nil"/>
              <w:bottom w:val="nil"/>
              <w:right w:val="nil"/>
            </w:tcBorders>
            <w:tcMar>
              <w:top w:w="-113" w:type="dxa"/>
              <w:left w:w="-113" w:type="dxa"/>
              <w:bottom w:w="-113" w:type="dxa"/>
              <w:right w:w="-113" w:type="dxa"/>
            </w:tcMar>
          </w:tcPr>
          <w:p w14:paraId="3D2DD52D"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35" w:type="dxa"/>
            <w:tcBorders>
              <w:top w:val="nil"/>
              <w:left w:val="nil"/>
              <w:bottom w:val="nil"/>
              <w:right w:val="nil"/>
            </w:tcBorders>
            <w:tcMar>
              <w:top w:w="-113" w:type="dxa"/>
              <w:left w:w="-113" w:type="dxa"/>
              <w:bottom w:w="-113" w:type="dxa"/>
              <w:right w:w="-113" w:type="dxa"/>
            </w:tcMar>
          </w:tcPr>
          <w:p w14:paraId="22580242" w14:textId="77777777" w:rsidR="00654099" w:rsidRDefault="00654099">
            <w:pPr>
              <w:spacing w:after="160" w:line="360" w:lineRule="auto"/>
              <w:jc w:val="center"/>
              <w:rPr>
                <w:rFonts w:ascii="Times New Roman" w:eastAsia="Times New Roman" w:hAnsi="Times New Roman" w:cs="Times New Roman"/>
                <w:sz w:val="24"/>
                <w:szCs w:val="24"/>
              </w:rPr>
            </w:pPr>
          </w:p>
        </w:tc>
      </w:tr>
      <w:commentRangeEnd w:id="83"/>
      <w:tr w:rsidR="00654099" w14:paraId="3B06D86A" w14:textId="77777777">
        <w:trPr>
          <w:trHeight w:val="56"/>
        </w:trPr>
        <w:tc>
          <w:tcPr>
            <w:tcW w:w="2010" w:type="dxa"/>
            <w:vMerge/>
            <w:tcBorders>
              <w:top w:val="nil"/>
              <w:left w:val="nil"/>
              <w:bottom w:val="single" w:sz="8" w:space="0" w:color="000000"/>
              <w:right w:val="nil"/>
            </w:tcBorders>
            <w:tcMar>
              <w:top w:w="-113" w:type="dxa"/>
              <w:left w:w="-113" w:type="dxa"/>
              <w:bottom w:w="-113" w:type="dxa"/>
              <w:right w:w="-113" w:type="dxa"/>
            </w:tcMar>
          </w:tcPr>
          <w:p w14:paraId="3D6A28A1" w14:textId="77777777" w:rsidR="00654099" w:rsidRDefault="00000000">
            <w:pPr>
              <w:spacing w:line="360" w:lineRule="auto"/>
              <w:jc w:val="center"/>
              <w:rPr>
                <w:rFonts w:ascii="Times New Roman" w:eastAsia="Times New Roman" w:hAnsi="Times New Roman" w:cs="Times New Roman"/>
                <w:sz w:val="24"/>
                <w:szCs w:val="24"/>
              </w:rPr>
            </w:pPr>
            <w:r>
              <w:rPr>
                <w:rStyle w:val="Rimandocommento"/>
                <w:rFonts w:ascii="Times New Roman" w:eastAsia="Times New Roman" w:hAnsi="Times New Roman" w:cs="Times New Roman"/>
                <w:sz w:val="24"/>
                <w:szCs w:val="24"/>
              </w:rPr>
              <w:commentReference w:id="83"/>
            </w:r>
          </w:p>
        </w:tc>
        <w:tc>
          <w:tcPr>
            <w:tcW w:w="2175" w:type="dxa"/>
            <w:tcBorders>
              <w:top w:val="nil"/>
              <w:left w:val="nil"/>
              <w:bottom w:val="single" w:sz="8" w:space="0" w:color="000000"/>
              <w:right w:val="nil"/>
            </w:tcBorders>
            <w:tcMar>
              <w:top w:w="-113" w:type="dxa"/>
              <w:left w:w="-113" w:type="dxa"/>
              <w:bottom w:w="-113" w:type="dxa"/>
              <w:right w:w="-113" w:type="dxa"/>
            </w:tcMar>
          </w:tcPr>
          <w:p w14:paraId="2CA57E82" w14:textId="77777777" w:rsidR="00654099" w:rsidRDefault="00000000">
            <w:pPr>
              <w:spacing w:after="160" w:line="360" w:lineRule="auto"/>
              <w:rPr>
                <w:rFonts w:ascii="Times New Roman" w:eastAsia="Times New Roman" w:hAnsi="Times New Roman" w:cs="Times New Roman"/>
                <w:i/>
                <w:iCs/>
                <w:sz w:val="24"/>
                <w:szCs w:val="24"/>
              </w:rPr>
            </w:pPr>
            <w:commentRangeStart w:id="84"/>
            <w:r>
              <w:rPr>
                <w:rFonts w:ascii="Times New Roman" w:eastAsia="Times New Roman" w:hAnsi="Times New Roman" w:cs="Times New Roman"/>
                <w:i/>
                <w:iCs/>
                <w:sz w:val="24"/>
                <w:szCs w:val="24"/>
              </w:rPr>
              <w:t>4. Andean</w:t>
            </w:r>
          </w:p>
        </w:tc>
        <w:tc>
          <w:tcPr>
            <w:tcW w:w="1530" w:type="dxa"/>
            <w:tcBorders>
              <w:top w:val="nil"/>
              <w:left w:val="nil"/>
              <w:bottom w:val="single" w:sz="8" w:space="0" w:color="000000"/>
              <w:right w:val="nil"/>
            </w:tcBorders>
            <w:tcMar>
              <w:top w:w="-113" w:type="dxa"/>
              <w:left w:w="-113" w:type="dxa"/>
              <w:bottom w:w="-113" w:type="dxa"/>
              <w:right w:w="-113" w:type="dxa"/>
            </w:tcMar>
          </w:tcPr>
          <w:p w14:paraId="63F308C8"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1.559</w:t>
            </w:r>
          </w:p>
        </w:tc>
        <w:tc>
          <w:tcPr>
            <w:tcW w:w="1335" w:type="dxa"/>
            <w:tcBorders>
              <w:top w:val="nil"/>
              <w:left w:val="nil"/>
              <w:bottom w:val="single" w:sz="8" w:space="0" w:color="000000"/>
              <w:right w:val="nil"/>
            </w:tcBorders>
            <w:tcMar>
              <w:top w:w="-113" w:type="dxa"/>
              <w:left w:w="-113" w:type="dxa"/>
              <w:bottom w:w="-113" w:type="dxa"/>
              <w:right w:w="-113" w:type="dxa"/>
            </w:tcMar>
          </w:tcPr>
          <w:p w14:paraId="7DA4CC66"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1.463</w:t>
            </w:r>
          </w:p>
        </w:tc>
        <w:tc>
          <w:tcPr>
            <w:tcW w:w="840" w:type="dxa"/>
            <w:tcBorders>
              <w:top w:val="nil"/>
              <w:left w:val="nil"/>
              <w:bottom w:val="single" w:sz="8" w:space="0" w:color="000000"/>
              <w:right w:val="nil"/>
            </w:tcBorders>
            <w:tcMar>
              <w:top w:w="-113" w:type="dxa"/>
              <w:left w:w="-113" w:type="dxa"/>
              <w:bottom w:w="-113" w:type="dxa"/>
              <w:right w:w="-113" w:type="dxa"/>
            </w:tcMar>
          </w:tcPr>
          <w:p w14:paraId="36426CE7"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1.367</w:t>
            </w:r>
          </w:p>
        </w:tc>
        <w:tc>
          <w:tcPr>
            <w:tcW w:w="1035" w:type="dxa"/>
            <w:tcBorders>
              <w:top w:val="nil"/>
              <w:left w:val="nil"/>
              <w:bottom w:val="single" w:sz="8" w:space="0" w:color="000000"/>
              <w:right w:val="nil"/>
            </w:tcBorders>
            <w:tcMar>
              <w:top w:w="-113" w:type="dxa"/>
              <w:left w:w="-113" w:type="dxa"/>
              <w:bottom w:w="-113" w:type="dxa"/>
              <w:right w:w="-113" w:type="dxa"/>
            </w:tcMar>
          </w:tcPr>
          <w:p w14:paraId="2D589989"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commentRangeEnd w:id="84"/>
      <w:tr w:rsidR="00654099" w14:paraId="77F2340F" w14:textId="77777777">
        <w:trPr>
          <w:trHeight w:val="56"/>
        </w:trPr>
        <w:tc>
          <w:tcPr>
            <w:tcW w:w="2010" w:type="dxa"/>
            <w:vMerge w:val="restart"/>
            <w:tcBorders>
              <w:top w:val="single" w:sz="8" w:space="0" w:color="000000"/>
              <w:left w:val="nil"/>
              <w:bottom w:val="single" w:sz="12" w:space="0" w:color="111111"/>
              <w:right w:val="nil"/>
            </w:tcBorders>
            <w:tcMar>
              <w:top w:w="-113" w:type="dxa"/>
              <w:left w:w="-113" w:type="dxa"/>
              <w:bottom w:w="-113" w:type="dxa"/>
              <w:right w:w="-113" w:type="dxa"/>
            </w:tcMar>
          </w:tcPr>
          <w:p w14:paraId="10A92477" w14:textId="77777777" w:rsidR="00654099" w:rsidRDefault="00000000">
            <w:pPr>
              <w:spacing w:after="160" w:line="360" w:lineRule="auto"/>
              <w:rPr>
                <w:rFonts w:ascii="Times New Roman" w:eastAsia="Times New Roman" w:hAnsi="Times New Roman" w:cs="Times New Roman"/>
                <w:sz w:val="24"/>
                <w:szCs w:val="24"/>
              </w:rPr>
            </w:pPr>
            <w:r>
              <w:rPr>
                <w:rStyle w:val="Rimandocommento"/>
                <w:rFonts w:ascii="Times New Roman" w:eastAsia="Times New Roman" w:hAnsi="Times New Roman" w:cs="Times New Roman"/>
                <w:sz w:val="24"/>
                <w:szCs w:val="24"/>
              </w:rPr>
              <w:commentReference w:id="84"/>
            </w:r>
            <w:commentRangeStart w:id="85"/>
            <w:r>
              <w:rPr>
                <w:rFonts w:ascii="Times New Roman" w:eastAsia="Times New Roman" w:hAnsi="Times New Roman" w:cs="Times New Roman"/>
                <w:sz w:val="24"/>
                <w:szCs w:val="24"/>
              </w:rPr>
              <w:t>Female</w:t>
            </w:r>
          </w:p>
        </w:tc>
        <w:tc>
          <w:tcPr>
            <w:tcW w:w="2175" w:type="dxa"/>
            <w:tcBorders>
              <w:top w:val="nil"/>
              <w:left w:val="nil"/>
              <w:bottom w:val="nil"/>
              <w:right w:val="nil"/>
            </w:tcBorders>
            <w:tcMar>
              <w:top w:w="-113" w:type="dxa"/>
              <w:left w:w="-113" w:type="dxa"/>
              <w:bottom w:w="-113" w:type="dxa"/>
              <w:right w:w="-113" w:type="dxa"/>
            </w:tcMar>
          </w:tcPr>
          <w:p w14:paraId="43E8A76C" w14:textId="77777777" w:rsidR="00654099" w:rsidRDefault="00000000">
            <w:pPr>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1. African Descent</w:t>
            </w:r>
          </w:p>
        </w:tc>
        <w:tc>
          <w:tcPr>
            <w:tcW w:w="1530" w:type="dxa"/>
            <w:tcBorders>
              <w:top w:val="single" w:sz="8" w:space="0" w:color="000000"/>
              <w:left w:val="nil"/>
              <w:bottom w:val="nil"/>
              <w:right w:val="nil"/>
            </w:tcBorders>
            <w:tcMar>
              <w:top w:w="-113" w:type="dxa"/>
              <w:left w:w="-113" w:type="dxa"/>
              <w:bottom w:w="-113" w:type="dxa"/>
              <w:right w:w="-113" w:type="dxa"/>
            </w:tcMar>
          </w:tcPr>
          <w:p w14:paraId="4F6BAAEE"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35" w:type="dxa"/>
            <w:tcBorders>
              <w:top w:val="single" w:sz="8" w:space="0" w:color="000000"/>
              <w:left w:val="nil"/>
              <w:bottom w:val="nil"/>
              <w:right w:val="nil"/>
            </w:tcBorders>
            <w:tcMar>
              <w:top w:w="-113" w:type="dxa"/>
              <w:left w:w="-113" w:type="dxa"/>
              <w:bottom w:w="-113" w:type="dxa"/>
              <w:right w:w="-113" w:type="dxa"/>
            </w:tcMar>
          </w:tcPr>
          <w:p w14:paraId="70895E59" w14:textId="77777777" w:rsidR="00654099" w:rsidRDefault="00654099">
            <w:pPr>
              <w:spacing w:after="160" w:line="360" w:lineRule="auto"/>
              <w:jc w:val="center"/>
              <w:rPr>
                <w:rFonts w:ascii="Times New Roman" w:eastAsia="Times New Roman" w:hAnsi="Times New Roman" w:cs="Times New Roman"/>
                <w:sz w:val="24"/>
                <w:szCs w:val="24"/>
              </w:rPr>
            </w:pPr>
          </w:p>
        </w:tc>
        <w:tc>
          <w:tcPr>
            <w:tcW w:w="840" w:type="dxa"/>
            <w:tcBorders>
              <w:top w:val="single" w:sz="8" w:space="0" w:color="000000"/>
              <w:left w:val="nil"/>
              <w:bottom w:val="nil"/>
              <w:right w:val="nil"/>
            </w:tcBorders>
            <w:tcMar>
              <w:top w:w="-113" w:type="dxa"/>
              <w:left w:w="-113" w:type="dxa"/>
              <w:bottom w:w="-113" w:type="dxa"/>
              <w:right w:w="-113" w:type="dxa"/>
            </w:tcMar>
          </w:tcPr>
          <w:p w14:paraId="60F58021" w14:textId="77777777" w:rsidR="00654099" w:rsidRDefault="00654099">
            <w:pPr>
              <w:spacing w:after="160" w:line="360" w:lineRule="auto"/>
              <w:jc w:val="center"/>
              <w:rPr>
                <w:rFonts w:ascii="Times New Roman" w:eastAsia="Times New Roman" w:hAnsi="Times New Roman" w:cs="Times New Roman"/>
                <w:sz w:val="24"/>
                <w:szCs w:val="24"/>
              </w:rPr>
            </w:pPr>
          </w:p>
        </w:tc>
        <w:tc>
          <w:tcPr>
            <w:tcW w:w="1035" w:type="dxa"/>
            <w:tcBorders>
              <w:top w:val="single" w:sz="8" w:space="0" w:color="000000"/>
              <w:left w:val="nil"/>
              <w:bottom w:val="nil"/>
              <w:right w:val="nil"/>
            </w:tcBorders>
            <w:tcMar>
              <w:top w:w="-113" w:type="dxa"/>
              <w:left w:w="-113" w:type="dxa"/>
              <w:bottom w:w="-113" w:type="dxa"/>
              <w:right w:w="-113" w:type="dxa"/>
            </w:tcMar>
          </w:tcPr>
          <w:p w14:paraId="45415F4F" w14:textId="77777777" w:rsidR="00654099" w:rsidRDefault="00654099">
            <w:pPr>
              <w:spacing w:after="160" w:line="360" w:lineRule="auto"/>
              <w:jc w:val="center"/>
              <w:rPr>
                <w:rFonts w:ascii="Times New Roman" w:eastAsia="Times New Roman" w:hAnsi="Times New Roman" w:cs="Times New Roman"/>
                <w:sz w:val="24"/>
                <w:szCs w:val="24"/>
              </w:rPr>
            </w:pPr>
          </w:p>
        </w:tc>
      </w:tr>
      <w:commentRangeEnd w:id="85"/>
      <w:tr w:rsidR="00654099" w14:paraId="11D064FD" w14:textId="77777777">
        <w:trPr>
          <w:trHeight w:val="56"/>
        </w:trPr>
        <w:tc>
          <w:tcPr>
            <w:tcW w:w="2010" w:type="dxa"/>
            <w:vMerge/>
            <w:tcBorders>
              <w:top w:val="nil"/>
              <w:left w:val="nil"/>
              <w:bottom w:val="single" w:sz="12" w:space="0" w:color="111111"/>
              <w:right w:val="nil"/>
            </w:tcBorders>
            <w:tcMar>
              <w:top w:w="-113" w:type="dxa"/>
              <w:left w:w="-113" w:type="dxa"/>
              <w:bottom w:w="-113" w:type="dxa"/>
              <w:right w:w="-113" w:type="dxa"/>
            </w:tcMar>
          </w:tcPr>
          <w:p w14:paraId="21C425E7" w14:textId="77777777" w:rsidR="00654099" w:rsidRDefault="00000000">
            <w:pPr>
              <w:spacing w:line="360" w:lineRule="auto"/>
              <w:jc w:val="center"/>
              <w:rPr>
                <w:rFonts w:ascii="Times New Roman" w:eastAsia="Times New Roman" w:hAnsi="Times New Roman" w:cs="Times New Roman"/>
                <w:sz w:val="24"/>
                <w:szCs w:val="24"/>
              </w:rPr>
            </w:pPr>
            <w:r>
              <w:rPr>
                <w:rStyle w:val="Rimandocommento"/>
                <w:rFonts w:ascii="Times New Roman" w:eastAsia="Times New Roman" w:hAnsi="Times New Roman" w:cs="Times New Roman"/>
                <w:sz w:val="24"/>
                <w:szCs w:val="24"/>
              </w:rPr>
              <w:commentReference w:id="85"/>
            </w:r>
          </w:p>
        </w:tc>
        <w:tc>
          <w:tcPr>
            <w:tcW w:w="2175" w:type="dxa"/>
            <w:tcBorders>
              <w:top w:val="nil"/>
              <w:left w:val="nil"/>
              <w:bottom w:val="nil"/>
              <w:right w:val="nil"/>
            </w:tcBorders>
            <w:tcMar>
              <w:top w:w="-113" w:type="dxa"/>
              <w:left w:w="-113" w:type="dxa"/>
              <w:bottom w:w="-113" w:type="dxa"/>
              <w:right w:w="-113" w:type="dxa"/>
            </w:tcMar>
          </w:tcPr>
          <w:p w14:paraId="7CEECB88" w14:textId="77777777" w:rsidR="00654099" w:rsidRDefault="00000000">
            <w:pPr>
              <w:spacing w:after="160" w:line="360" w:lineRule="auto"/>
              <w:rPr>
                <w:rFonts w:ascii="Times New Roman" w:eastAsia="Times New Roman" w:hAnsi="Times New Roman" w:cs="Times New Roman"/>
                <w:i/>
                <w:iCs/>
                <w:sz w:val="24"/>
                <w:szCs w:val="24"/>
              </w:rPr>
            </w:pPr>
            <w:commentRangeStart w:id="86"/>
            <w:r>
              <w:rPr>
                <w:rFonts w:ascii="Times New Roman" w:eastAsia="Times New Roman" w:hAnsi="Times New Roman" w:cs="Times New Roman"/>
                <w:i/>
                <w:iCs/>
                <w:sz w:val="24"/>
                <w:szCs w:val="24"/>
              </w:rPr>
              <w:t>2. East Asian</w:t>
            </w:r>
          </w:p>
        </w:tc>
        <w:tc>
          <w:tcPr>
            <w:tcW w:w="1530" w:type="dxa"/>
            <w:tcBorders>
              <w:top w:val="nil"/>
              <w:left w:val="nil"/>
              <w:bottom w:val="nil"/>
              <w:right w:val="nil"/>
            </w:tcBorders>
            <w:tcMar>
              <w:top w:w="-113" w:type="dxa"/>
              <w:left w:w="-113" w:type="dxa"/>
              <w:bottom w:w="-113" w:type="dxa"/>
              <w:right w:w="-113" w:type="dxa"/>
            </w:tcMar>
          </w:tcPr>
          <w:p w14:paraId="70031E95"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1.966</w:t>
            </w:r>
          </w:p>
        </w:tc>
        <w:tc>
          <w:tcPr>
            <w:tcW w:w="1335" w:type="dxa"/>
            <w:tcBorders>
              <w:top w:val="nil"/>
              <w:left w:val="nil"/>
              <w:bottom w:val="nil"/>
              <w:right w:val="nil"/>
            </w:tcBorders>
            <w:tcMar>
              <w:top w:w="-113" w:type="dxa"/>
              <w:left w:w="-113" w:type="dxa"/>
              <w:bottom w:w="-113" w:type="dxa"/>
              <w:right w:w="-113" w:type="dxa"/>
            </w:tcMar>
          </w:tcPr>
          <w:p w14:paraId="42B935D6"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0" w:type="dxa"/>
            <w:tcBorders>
              <w:top w:val="nil"/>
              <w:left w:val="nil"/>
              <w:bottom w:val="nil"/>
              <w:right w:val="nil"/>
            </w:tcBorders>
            <w:tcMar>
              <w:top w:w="-113" w:type="dxa"/>
              <w:left w:w="-113" w:type="dxa"/>
              <w:bottom w:w="-113" w:type="dxa"/>
              <w:right w:w="-113" w:type="dxa"/>
            </w:tcMar>
          </w:tcPr>
          <w:p w14:paraId="56532862" w14:textId="77777777" w:rsidR="00654099" w:rsidRDefault="00654099">
            <w:pPr>
              <w:spacing w:after="160" w:line="360" w:lineRule="auto"/>
              <w:jc w:val="center"/>
              <w:rPr>
                <w:rFonts w:ascii="Times New Roman" w:eastAsia="Times New Roman" w:hAnsi="Times New Roman" w:cs="Times New Roman"/>
                <w:sz w:val="24"/>
                <w:szCs w:val="24"/>
              </w:rPr>
            </w:pPr>
          </w:p>
        </w:tc>
        <w:tc>
          <w:tcPr>
            <w:tcW w:w="1035" w:type="dxa"/>
            <w:tcBorders>
              <w:top w:val="nil"/>
              <w:left w:val="nil"/>
              <w:bottom w:val="nil"/>
              <w:right w:val="nil"/>
            </w:tcBorders>
            <w:tcMar>
              <w:top w:w="-113" w:type="dxa"/>
              <w:left w:w="-113" w:type="dxa"/>
              <w:bottom w:w="-113" w:type="dxa"/>
              <w:right w:w="-113" w:type="dxa"/>
            </w:tcMar>
          </w:tcPr>
          <w:p w14:paraId="4F41290B" w14:textId="77777777" w:rsidR="00654099" w:rsidRDefault="00654099">
            <w:pPr>
              <w:spacing w:after="160" w:line="360" w:lineRule="auto"/>
              <w:jc w:val="center"/>
              <w:rPr>
                <w:rFonts w:ascii="Times New Roman" w:eastAsia="Times New Roman" w:hAnsi="Times New Roman" w:cs="Times New Roman"/>
                <w:sz w:val="24"/>
                <w:szCs w:val="24"/>
              </w:rPr>
            </w:pPr>
          </w:p>
        </w:tc>
      </w:tr>
      <w:commentRangeEnd w:id="86"/>
      <w:tr w:rsidR="00654099" w14:paraId="5E165542" w14:textId="77777777">
        <w:trPr>
          <w:trHeight w:val="56"/>
        </w:trPr>
        <w:tc>
          <w:tcPr>
            <w:tcW w:w="2010" w:type="dxa"/>
            <w:vMerge/>
            <w:tcBorders>
              <w:top w:val="nil"/>
              <w:left w:val="nil"/>
              <w:bottom w:val="single" w:sz="12" w:space="0" w:color="111111"/>
              <w:right w:val="nil"/>
            </w:tcBorders>
            <w:tcMar>
              <w:top w:w="-113" w:type="dxa"/>
              <w:left w:w="-113" w:type="dxa"/>
              <w:bottom w:w="-113" w:type="dxa"/>
              <w:right w:w="-113" w:type="dxa"/>
            </w:tcMar>
          </w:tcPr>
          <w:p w14:paraId="02BEF729" w14:textId="77777777" w:rsidR="00654099" w:rsidRDefault="00000000">
            <w:pPr>
              <w:spacing w:line="360" w:lineRule="auto"/>
              <w:jc w:val="center"/>
              <w:rPr>
                <w:rFonts w:ascii="Times New Roman" w:eastAsia="Times New Roman" w:hAnsi="Times New Roman" w:cs="Times New Roman"/>
                <w:sz w:val="24"/>
                <w:szCs w:val="24"/>
              </w:rPr>
            </w:pPr>
            <w:r>
              <w:rPr>
                <w:rStyle w:val="Rimandocommento"/>
                <w:rFonts w:ascii="Times New Roman" w:eastAsia="Times New Roman" w:hAnsi="Times New Roman" w:cs="Times New Roman"/>
                <w:sz w:val="24"/>
                <w:szCs w:val="24"/>
              </w:rPr>
              <w:commentReference w:id="86"/>
            </w:r>
          </w:p>
        </w:tc>
        <w:tc>
          <w:tcPr>
            <w:tcW w:w="2175" w:type="dxa"/>
            <w:tcBorders>
              <w:top w:val="nil"/>
              <w:left w:val="nil"/>
              <w:bottom w:val="nil"/>
              <w:right w:val="nil"/>
            </w:tcBorders>
            <w:tcMar>
              <w:top w:w="-113" w:type="dxa"/>
              <w:left w:w="-113" w:type="dxa"/>
              <w:bottom w:w="-113" w:type="dxa"/>
              <w:right w:w="-113" w:type="dxa"/>
            </w:tcMar>
          </w:tcPr>
          <w:p w14:paraId="731C8AAD" w14:textId="77777777" w:rsidR="00654099" w:rsidRDefault="00000000">
            <w:pPr>
              <w:spacing w:after="160" w:line="360" w:lineRule="auto"/>
              <w:rPr>
                <w:rFonts w:ascii="Times New Roman" w:eastAsia="Times New Roman" w:hAnsi="Times New Roman" w:cs="Times New Roman"/>
                <w:i/>
                <w:iCs/>
                <w:sz w:val="24"/>
                <w:szCs w:val="24"/>
              </w:rPr>
            </w:pPr>
            <w:commentRangeStart w:id="87"/>
            <w:r>
              <w:rPr>
                <w:rFonts w:ascii="Times New Roman" w:eastAsia="Times New Roman" w:hAnsi="Times New Roman" w:cs="Times New Roman"/>
                <w:i/>
                <w:iCs/>
                <w:sz w:val="24"/>
                <w:szCs w:val="24"/>
              </w:rPr>
              <w:t>3. Italian</w:t>
            </w:r>
          </w:p>
        </w:tc>
        <w:tc>
          <w:tcPr>
            <w:tcW w:w="1530" w:type="dxa"/>
            <w:tcBorders>
              <w:top w:val="nil"/>
              <w:left w:val="nil"/>
              <w:bottom w:val="nil"/>
              <w:right w:val="nil"/>
            </w:tcBorders>
            <w:tcMar>
              <w:top w:w="-113" w:type="dxa"/>
              <w:left w:w="-113" w:type="dxa"/>
              <w:bottom w:w="-113" w:type="dxa"/>
              <w:right w:w="-113" w:type="dxa"/>
            </w:tcMar>
          </w:tcPr>
          <w:p w14:paraId="29010430"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2.067</w:t>
            </w:r>
          </w:p>
        </w:tc>
        <w:tc>
          <w:tcPr>
            <w:tcW w:w="1335" w:type="dxa"/>
            <w:tcBorders>
              <w:top w:val="nil"/>
              <w:left w:val="nil"/>
              <w:bottom w:val="nil"/>
              <w:right w:val="nil"/>
            </w:tcBorders>
            <w:tcMar>
              <w:top w:w="-113" w:type="dxa"/>
              <w:left w:w="-113" w:type="dxa"/>
              <w:bottom w:w="-113" w:type="dxa"/>
              <w:right w:w="-113" w:type="dxa"/>
            </w:tcMar>
          </w:tcPr>
          <w:p w14:paraId="270A813A"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1.031</w:t>
            </w:r>
          </w:p>
        </w:tc>
        <w:tc>
          <w:tcPr>
            <w:tcW w:w="840" w:type="dxa"/>
            <w:tcBorders>
              <w:top w:val="nil"/>
              <w:left w:val="nil"/>
              <w:bottom w:val="nil"/>
              <w:right w:val="nil"/>
            </w:tcBorders>
            <w:tcMar>
              <w:top w:w="-113" w:type="dxa"/>
              <w:left w:w="-113" w:type="dxa"/>
              <w:bottom w:w="-113" w:type="dxa"/>
              <w:right w:w="-113" w:type="dxa"/>
            </w:tcMar>
          </w:tcPr>
          <w:p w14:paraId="590C551A"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35" w:type="dxa"/>
            <w:tcBorders>
              <w:top w:val="nil"/>
              <w:left w:val="nil"/>
              <w:bottom w:val="nil"/>
              <w:right w:val="nil"/>
            </w:tcBorders>
            <w:tcMar>
              <w:top w:w="-113" w:type="dxa"/>
              <w:left w:w="-113" w:type="dxa"/>
              <w:bottom w:w="-113" w:type="dxa"/>
              <w:right w:w="-113" w:type="dxa"/>
            </w:tcMar>
          </w:tcPr>
          <w:p w14:paraId="4929A7C7" w14:textId="77777777" w:rsidR="00654099" w:rsidRDefault="00654099">
            <w:pPr>
              <w:spacing w:after="160" w:line="360" w:lineRule="auto"/>
              <w:jc w:val="center"/>
              <w:rPr>
                <w:rFonts w:ascii="Times New Roman" w:eastAsia="Times New Roman" w:hAnsi="Times New Roman" w:cs="Times New Roman"/>
                <w:sz w:val="24"/>
                <w:szCs w:val="24"/>
              </w:rPr>
            </w:pPr>
          </w:p>
        </w:tc>
      </w:tr>
      <w:commentRangeEnd w:id="87"/>
      <w:tr w:rsidR="00654099" w14:paraId="2523CDFD" w14:textId="77777777">
        <w:trPr>
          <w:trHeight w:val="56"/>
        </w:trPr>
        <w:tc>
          <w:tcPr>
            <w:tcW w:w="2010" w:type="dxa"/>
            <w:vMerge/>
            <w:tcBorders>
              <w:top w:val="nil"/>
              <w:left w:val="nil"/>
              <w:bottom w:val="single" w:sz="12" w:space="0" w:color="111111"/>
              <w:right w:val="nil"/>
            </w:tcBorders>
            <w:tcMar>
              <w:top w:w="-113" w:type="dxa"/>
              <w:left w:w="-113" w:type="dxa"/>
              <w:bottom w:w="-113" w:type="dxa"/>
              <w:right w:w="-113" w:type="dxa"/>
            </w:tcMar>
          </w:tcPr>
          <w:p w14:paraId="19D1A842" w14:textId="77777777" w:rsidR="00654099" w:rsidRDefault="00000000">
            <w:pPr>
              <w:spacing w:line="360" w:lineRule="auto"/>
              <w:jc w:val="center"/>
              <w:rPr>
                <w:rFonts w:ascii="Times New Roman" w:eastAsia="Times New Roman" w:hAnsi="Times New Roman" w:cs="Times New Roman"/>
                <w:sz w:val="24"/>
                <w:szCs w:val="24"/>
              </w:rPr>
            </w:pPr>
            <w:r>
              <w:rPr>
                <w:rStyle w:val="Rimandocommento"/>
                <w:rFonts w:ascii="Times New Roman" w:eastAsia="Times New Roman" w:hAnsi="Times New Roman" w:cs="Times New Roman"/>
                <w:sz w:val="24"/>
                <w:szCs w:val="24"/>
              </w:rPr>
              <w:commentReference w:id="87"/>
            </w:r>
          </w:p>
        </w:tc>
        <w:tc>
          <w:tcPr>
            <w:tcW w:w="2175" w:type="dxa"/>
            <w:tcBorders>
              <w:top w:val="nil"/>
              <w:left w:val="nil"/>
              <w:bottom w:val="single" w:sz="12" w:space="0" w:color="000000"/>
              <w:right w:val="nil"/>
            </w:tcBorders>
            <w:tcMar>
              <w:top w:w="-113" w:type="dxa"/>
              <w:left w:w="-113" w:type="dxa"/>
              <w:bottom w:w="-113" w:type="dxa"/>
              <w:right w:w="-113" w:type="dxa"/>
            </w:tcMar>
          </w:tcPr>
          <w:p w14:paraId="1B30B94E" w14:textId="77777777" w:rsidR="00654099" w:rsidRDefault="00000000">
            <w:pPr>
              <w:spacing w:after="160" w:line="360" w:lineRule="auto"/>
              <w:rPr>
                <w:rFonts w:ascii="Times New Roman" w:eastAsia="Times New Roman" w:hAnsi="Times New Roman" w:cs="Times New Roman"/>
                <w:i/>
                <w:iCs/>
                <w:sz w:val="24"/>
                <w:szCs w:val="24"/>
              </w:rPr>
            </w:pPr>
            <w:commentRangeStart w:id="88"/>
            <w:r>
              <w:rPr>
                <w:rFonts w:ascii="Times New Roman" w:eastAsia="Times New Roman" w:hAnsi="Times New Roman" w:cs="Times New Roman"/>
                <w:i/>
                <w:iCs/>
                <w:sz w:val="24"/>
                <w:szCs w:val="24"/>
              </w:rPr>
              <w:t>4. Andean</w:t>
            </w:r>
          </w:p>
        </w:tc>
        <w:tc>
          <w:tcPr>
            <w:tcW w:w="1530" w:type="dxa"/>
            <w:tcBorders>
              <w:top w:val="nil"/>
              <w:left w:val="nil"/>
              <w:bottom w:val="single" w:sz="12" w:space="0" w:color="111111"/>
              <w:right w:val="nil"/>
            </w:tcBorders>
            <w:tcMar>
              <w:top w:w="-113" w:type="dxa"/>
              <w:left w:w="-113" w:type="dxa"/>
              <w:bottom w:w="-113" w:type="dxa"/>
              <w:right w:w="-113" w:type="dxa"/>
            </w:tcMar>
          </w:tcPr>
          <w:p w14:paraId="3741AA32"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1.554</w:t>
            </w:r>
          </w:p>
        </w:tc>
        <w:tc>
          <w:tcPr>
            <w:tcW w:w="1335" w:type="dxa"/>
            <w:tcBorders>
              <w:top w:val="nil"/>
              <w:left w:val="nil"/>
              <w:bottom w:val="single" w:sz="12" w:space="0" w:color="111111"/>
              <w:right w:val="nil"/>
            </w:tcBorders>
            <w:tcMar>
              <w:top w:w="-113" w:type="dxa"/>
              <w:left w:w="-113" w:type="dxa"/>
              <w:bottom w:w="-113" w:type="dxa"/>
              <w:right w:w="-113" w:type="dxa"/>
            </w:tcMar>
          </w:tcPr>
          <w:p w14:paraId="6D2B173A"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1.212</w:t>
            </w:r>
          </w:p>
        </w:tc>
        <w:tc>
          <w:tcPr>
            <w:tcW w:w="840" w:type="dxa"/>
            <w:tcBorders>
              <w:top w:val="nil"/>
              <w:left w:val="nil"/>
              <w:bottom w:val="single" w:sz="12" w:space="0" w:color="111111"/>
              <w:right w:val="nil"/>
            </w:tcBorders>
            <w:tcMar>
              <w:top w:w="-113" w:type="dxa"/>
              <w:left w:w="-113" w:type="dxa"/>
              <w:bottom w:w="-113" w:type="dxa"/>
              <w:right w:w="-113" w:type="dxa"/>
            </w:tcMar>
          </w:tcPr>
          <w:p w14:paraId="29270ED2"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1.384</w:t>
            </w:r>
          </w:p>
        </w:tc>
        <w:tc>
          <w:tcPr>
            <w:tcW w:w="1035" w:type="dxa"/>
            <w:tcBorders>
              <w:top w:val="nil"/>
              <w:left w:val="nil"/>
              <w:bottom w:val="single" w:sz="12" w:space="0" w:color="111111"/>
              <w:right w:val="nil"/>
            </w:tcBorders>
            <w:tcMar>
              <w:top w:w="-113" w:type="dxa"/>
              <w:left w:w="-113" w:type="dxa"/>
              <w:bottom w:w="-113" w:type="dxa"/>
              <w:right w:w="-113" w:type="dxa"/>
            </w:tcMar>
          </w:tcPr>
          <w:p w14:paraId="5A7066C7"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commentRangeEnd w:id="88"/>
    <w:p w14:paraId="69A239C0" w14:textId="77777777" w:rsidR="00654099" w:rsidRPr="004928D8" w:rsidRDefault="00000000">
      <w:pPr>
        <w:spacing w:line="360" w:lineRule="auto"/>
        <w:jc w:val="center"/>
        <w:rPr>
          <w:rFonts w:ascii="Times New Roman" w:eastAsia="Times New Roman" w:hAnsi="Times New Roman" w:cs="Times New Roman"/>
          <w:lang w:val="en-US"/>
        </w:rPr>
      </w:pPr>
      <w:r w:rsidRPr="004928D8">
        <w:rPr>
          <w:rStyle w:val="Rimandocommento"/>
          <w:rFonts w:ascii="Times New Roman" w:eastAsia="Times New Roman" w:hAnsi="Times New Roman" w:cs="Times New Roman"/>
          <w:i/>
          <w:iCs/>
          <w:sz w:val="22"/>
          <w:szCs w:val="22"/>
          <w:lang w:val="en-US"/>
        </w:rPr>
        <w:commentReference w:id="88"/>
      </w:r>
      <w:r w:rsidRPr="004928D8">
        <w:rPr>
          <w:rFonts w:ascii="Times New Roman" w:eastAsia="Times New Roman" w:hAnsi="Times New Roman" w:cs="Times New Roman"/>
          <w:i/>
          <w:iCs/>
          <w:lang w:val="en-US"/>
        </w:rPr>
        <w:t>Note</w:t>
      </w:r>
      <w:r w:rsidRPr="004928D8">
        <w:rPr>
          <w:rFonts w:ascii="Times New Roman" w:eastAsia="Times New Roman" w:hAnsi="Times New Roman" w:cs="Times New Roman"/>
          <w:lang w:val="en-US"/>
        </w:rPr>
        <w:t>. Values indicate the 3D MDS centroid distances between the four stimulus groups in Euclidean units³.</w:t>
      </w:r>
    </w:p>
    <w:p w14:paraId="0F8E6899" w14:textId="77777777" w:rsidR="00654099" w:rsidRPr="004928D8" w:rsidRDefault="00654099">
      <w:pPr>
        <w:spacing w:line="360" w:lineRule="auto"/>
        <w:jc w:val="center"/>
        <w:rPr>
          <w:rFonts w:ascii="Times New Roman" w:eastAsia="Times New Roman" w:hAnsi="Times New Roman" w:cs="Times New Roman"/>
          <w:sz w:val="24"/>
          <w:szCs w:val="24"/>
          <w:lang w:val="en-US"/>
        </w:rPr>
      </w:pPr>
    </w:p>
    <w:p w14:paraId="654F73FF"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As these values suggest, the participating children, across both male and female stimulus sets, tended to share a common spatial mapping. In relation to the study's primary objective of investigating social categorization in childhood, this finding holds significance and provides a baseline for hypotheses regarding the role of age. To explore this similarity, given the centrality of the ingroup and the importance of examining how outgroups were perceived by ingroup members,</w:t>
      </w:r>
      <w:r w:rsidRPr="004928D8">
        <w:rPr>
          <w:rFonts w:ascii="Times New Roman" w:eastAsia="Times New Roman" w:hAnsi="Times New Roman" w:cs="Times New Roman"/>
          <w:sz w:val="24"/>
          <w:szCs w:val="24"/>
          <w:highlight w:val="yellow"/>
          <w:lang w:val="en-US"/>
        </w:rPr>
        <w:t xml:space="preserve"> Figure </w:t>
      </w:r>
      <w:r w:rsidRPr="004928D8">
        <w:rPr>
          <w:rFonts w:ascii="Times New Roman" w:eastAsia="Times New Roman" w:hAnsi="Times New Roman" w:cs="Times New Roman"/>
          <w:sz w:val="24"/>
          <w:szCs w:val="24"/>
          <w:lang w:val="en-US"/>
        </w:rPr>
        <w:t xml:space="preserve">U demonstrates a consistent perceptual pattern across both stimuli targets regarding the distance between the ingroup and the three outgroups. Specifically, East Asian stimuli were perceived as most similar to the Italian ingroup, whereas African Descent stimuli were perceived as most distant. </w:t>
      </w:r>
      <w:commentRangeStart w:id="89"/>
      <w:r w:rsidRPr="004928D8">
        <w:rPr>
          <w:rFonts w:ascii="Times New Roman" w:eastAsia="Times New Roman" w:hAnsi="Times New Roman" w:cs="Times New Roman"/>
          <w:sz w:val="24"/>
          <w:szCs w:val="24"/>
          <w:lang w:val="en-US"/>
        </w:rPr>
        <w:t>This corroborates the presence of a shared strategy for social categorization and face-pair differentiation</w:t>
      </w:r>
      <w:commentRangeEnd w:id="89"/>
      <w:r w:rsidRPr="004928D8">
        <w:rPr>
          <w:rStyle w:val="Rimandocommento"/>
          <w:rFonts w:ascii="Times New Roman" w:eastAsia="Times New Roman" w:hAnsi="Times New Roman" w:cs="Times New Roman"/>
          <w:sz w:val="24"/>
          <w:szCs w:val="24"/>
          <w:lang w:val="en-US"/>
        </w:rPr>
        <w:commentReference w:id="89"/>
      </w:r>
      <w:r w:rsidRPr="004928D8">
        <w:rPr>
          <w:rFonts w:ascii="Times New Roman" w:eastAsia="Times New Roman" w:hAnsi="Times New Roman" w:cs="Times New Roman"/>
          <w:sz w:val="24"/>
          <w:szCs w:val="24"/>
          <w:lang w:val="en-US"/>
        </w:rPr>
        <w:t xml:space="preserve"> and allows us to move to statistical operationalization.</w:t>
      </w:r>
    </w:p>
    <w:p w14:paraId="3421E33E" w14:textId="77777777" w:rsidR="00654099" w:rsidRPr="004928D8" w:rsidRDefault="00654099">
      <w:pPr>
        <w:spacing w:line="360" w:lineRule="auto"/>
        <w:rPr>
          <w:rFonts w:ascii="Times New Roman" w:eastAsia="Times New Roman" w:hAnsi="Times New Roman" w:cs="Times New Roman"/>
          <w:sz w:val="24"/>
          <w:szCs w:val="24"/>
          <w:lang w:val="en-US"/>
        </w:rPr>
      </w:pPr>
    </w:p>
    <w:p w14:paraId="131780B1" w14:textId="77777777" w:rsidR="00654099" w:rsidRPr="004928D8" w:rsidRDefault="00000000">
      <w:pPr>
        <w:spacing w:line="360" w:lineRule="auto"/>
        <w:rPr>
          <w:rFonts w:ascii="Times New Roman" w:eastAsia="Times New Roman" w:hAnsi="Times New Roman" w:cs="Times New Roman"/>
          <w:b/>
          <w:bCs/>
          <w:sz w:val="24"/>
          <w:szCs w:val="24"/>
          <w:lang w:val="en-US"/>
        </w:rPr>
      </w:pPr>
      <w:r w:rsidRPr="004928D8">
        <w:rPr>
          <w:rFonts w:ascii="Times New Roman" w:eastAsia="Times New Roman" w:hAnsi="Times New Roman" w:cs="Times New Roman"/>
          <w:b/>
          <w:bCs/>
          <w:sz w:val="24"/>
          <w:szCs w:val="24"/>
          <w:lang w:val="en-US"/>
        </w:rPr>
        <w:t>Figure 3</w:t>
      </w:r>
    </w:p>
    <w:p w14:paraId="07B0BE80" w14:textId="77777777" w:rsidR="00654099" w:rsidRPr="004928D8" w:rsidRDefault="00000000">
      <w:pPr>
        <w:spacing w:line="360" w:lineRule="auto"/>
        <w:rPr>
          <w:rFonts w:ascii="Times New Roman" w:eastAsia="Times New Roman" w:hAnsi="Times New Roman" w:cs="Times New Roman"/>
          <w:i/>
          <w:iCs/>
          <w:sz w:val="24"/>
          <w:szCs w:val="24"/>
          <w:lang w:val="en-US"/>
        </w:rPr>
      </w:pPr>
      <w:r w:rsidRPr="004928D8">
        <w:rPr>
          <w:rFonts w:ascii="Times New Roman" w:eastAsia="Times New Roman" w:hAnsi="Times New Roman" w:cs="Times New Roman"/>
          <w:i/>
          <w:iCs/>
          <w:sz w:val="24"/>
          <w:szCs w:val="24"/>
          <w:lang w:val="en-US"/>
        </w:rPr>
        <w:t>3D MDS spatial distance of minority-group centroids from the majority-group centroid</w:t>
      </w:r>
    </w:p>
    <w:p w14:paraId="2288F0D2" w14:textId="77777777" w:rsidR="00654099" w:rsidRDefault="00000000">
      <w:pPr>
        <w:spacing w:line="360" w:lineRule="auto"/>
        <w:jc w:val="center"/>
        <w:rPr>
          <w:rFonts w:ascii="Times New Roman" w:eastAsia="Times New Roman" w:hAnsi="Times New Roman" w:cs="Times New Roman"/>
          <w:sz w:val="24"/>
          <w:szCs w:val="24"/>
          <w:highlight w:val="yellow"/>
        </w:rPr>
      </w:pPr>
      <w:r>
        <w:rPr>
          <w:rFonts w:ascii="Times New Roman" w:eastAsia="Times New Roman" w:hAnsi="Times New Roman" w:cs="Times New Roman"/>
          <w:noProof/>
          <w:sz w:val="24"/>
          <w:szCs w:val="24"/>
        </w:rPr>
        <w:lastRenderedPageBreak/>
        <w:drawing>
          <wp:inline distT="114300" distB="114300" distL="114300" distR="114300" wp14:anchorId="7112CEF0" wp14:editId="7999C538">
            <wp:extent cx="5731200" cy="42545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731200" cy="4254500"/>
                    </a:xfrm>
                    <a:prstGeom prst="rect">
                      <a:avLst/>
                    </a:prstGeom>
                    <a:ln/>
                  </pic:spPr>
                </pic:pic>
              </a:graphicData>
            </a:graphic>
          </wp:inline>
        </w:drawing>
      </w:r>
    </w:p>
    <w:p w14:paraId="7A8B643A" w14:textId="77777777" w:rsidR="00654099" w:rsidRPr="004928D8" w:rsidRDefault="00000000">
      <w:pPr>
        <w:spacing w:line="360" w:lineRule="auto"/>
        <w:jc w:val="center"/>
        <w:rPr>
          <w:rFonts w:ascii="Times New Roman" w:eastAsia="Times New Roman" w:hAnsi="Times New Roman" w:cs="Times New Roman"/>
          <w:lang w:val="en-US"/>
        </w:rPr>
      </w:pPr>
      <w:r w:rsidRPr="004928D8">
        <w:rPr>
          <w:rFonts w:ascii="Times New Roman" w:eastAsia="Times New Roman" w:hAnsi="Times New Roman" w:cs="Times New Roman"/>
          <w:i/>
          <w:iCs/>
          <w:lang w:val="en-US"/>
        </w:rPr>
        <w:t>Note</w:t>
      </w:r>
      <w:r w:rsidRPr="004928D8">
        <w:rPr>
          <w:rFonts w:ascii="Times New Roman" w:eastAsia="Times New Roman" w:hAnsi="Times New Roman" w:cs="Times New Roman"/>
          <w:lang w:val="en-US"/>
        </w:rPr>
        <w:t>. 3D MDS spatial distance of minority centroids from the Italian centroid in Euclidean units³.</w:t>
      </w:r>
    </w:p>
    <w:p w14:paraId="50911143" w14:textId="77777777" w:rsidR="00654099" w:rsidRPr="004928D8" w:rsidRDefault="00654099">
      <w:pPr>
        <w:spacing w:line="360" w:lineRule="auto"/>
        <w:rPr>
          <w:rFonts w:ascii="Times New Roman" w:eastAsia="Times New Roman" w:hAnsi="Times New Roman" w:cs="Times New Roman"/>
          <w:sz w:val="24"/>
          <w:szCs w:val="24"/>
          <w:highlight w:val="yellow"/>
          <w:lang w:val="en-US"/>
        </w:rPr>
      </w:pPr>
    </w:p>
    <w:p w14:paraId="68500B7B" w14:textId="77777777" w:rsidR="00654099" w:rsidRPr="004928D8" w:rsidRDefault="00000000">
      <w:pPr>
        <w:pStyle w:val="Titolo3"/>
        <w:keepNext w:val="0"/>
        <w:keepLines w:val="0"/>
        <w:jc w:val="center"/>
        <w:rPr>
          <w:color w:val="000000"/>
          <w:lang w:val="en-US"/>
        </w:rPr>
      </w:pPr>
      <w:bookmarkStart w:id="90" w:name="_c0dulu17yokv" w:colFirst="0" w:colLast="0"/>
      <w:bookmarkEnd w:id="90"/>
      <w:r w:rsidRPr="004928D8">
        <w:rPr>
          <w:color w:val="000000"/>
          <w:lang w:val="en-US"/>
        </w:rPr>
        <w:t>Statistical analysis</w:t>
      </w:r>
    </w:p>
    <w:p w14:paraId="53CB904D"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Although Multidimensional Scaling (MDS) provides a descriptive spatial representation of ethnic categorization, and it allows us to suggest that participants used common criteria to categorize the displayed comparisons, it assigns single coordinates to individual stimuli and cannot inferentially test the pairwise comparisons. Because the experimental task required participants to evaluate dyads, these direct comparisons were analyzed in Rstudio (</w:t>
      </w:r>
      <w:commentRangeStart w:id="91"/>
      <w:r w:rsidRPr="004928D8">
        <w:rPr>
          <w:rFonts w:ascii="Times New Roman" w:eastAsia="Times New Roman" w:hAnsi="Times New Roman" w:cs="Times New Roman"/>
          <w:sz w:val="24"/>
          <w:szCs w:val="24"/>
          <w:lang w:val="en-US"/>
        </w:rPr>
        <w:t>Posit Team, 202</w:t>
      </w:r>
      <w:commentRangeEnd w:id="91"/>
      <w:r w:rsidRPr="004928D8">
        <w:rPr>
          <w:rStyle w:val="Rimandocommento"/>
          <w:rFonts w:ascii="Times New Roman" w:eastAsia="Times New Roman" w:hAnsi="Times New Roman" w:cs="Times New Roman"/>
          <w:sz w:val="24"/>
          <w:szCs w:val="24"/>
          <w:lang w:val="en-US"/>
        </w:rPr>
        <w:commentReference w:id="91"/>
      </w:r>
      <w:r w:rsidRPr="004928D8">
        <w:rPr>
          <w:rFonts w:ascii="Times New Roman" w:eastAsia="Times New Roman" w:hAnsi="Times New Roman" w:cs="Times New Roman"/>
          <w:sz w:val="24"/>
          <w:szCs w:val="24"/>
          <w:lang w:val="en-US"/>
        </w:rPr>
        <w:t xml:space="preserve">6) using a Linear Mixed Model (LMM; </w:t>
      </w:r>
      <w:commentRangeStart w:id="92"/>
      <w:r w:rsidRPr="004928D8">
        <w:rPr>
          <w:rFonts w:ascii="Times New Roman" w:eastAsia="Times New Roman" w:hAnsi="Times New Roman" w:cs="Times New Roman"/>
          <w:sz w:val="24"/>
          <w:szCs w:val="24"/>
          <w:lang w:val="en-US"/>
        </w:rPr>
        <w:t>Bates</w:t>
      </w:r>
      <w:commentRangeEnd w:id="92"/>
      <w:r w:rsidRPr="004928D8">
        <w:rPr>
          <w:rStyle w:val="Rimandocommento"/>
          <w:rFonts w:ascii="Times New Roman" w:eastAsia="Times New Roman" w:hAnsi="Times New Roman" w:cs="Times New Roman"/>
          <w:sz w:val="24"/>
          <w:szCs w:val="24"/>
          <w:lang w:val="en-US"/>
        </w:rPr>
        <w:commentReference w:id="92"/>
      </w:r>
      <w:r w:rsidRPr="004928D8">
        <w:rPr>
          <w:rFonts w:ascii="Times New Roman" w:eastAsia="Times New Roman" w:hAnsi="Times New Roman" w:cs="Times New Roman"/>
          <w:sz w:val="24"/>
          <w:szCs w:val="24"/>
          <w:lang w:val="en-US"/>
        </w:rPr>
        <w:t xml:space="preserve"> et al., 2015; </w:t>
      </w:r>
      <w:commentRangeStart w:id="93"/>
      <w:r w:rsidRPr="004928D8">
        <w:rPr>
          <w:rFonts w:ascii="Times New Roman" w:eastAsia="Times New Roman" w:hAnsi="Times New Roman" w:cs="Times New Roman"/>
          <w:sz w:val="24"/>
          <w:szCs w:val="24"/>
          <w:lang w:val="en-US"/>
        </w:rPr>
        <w:t>Kuznetsova et al., 2017</w:t>
      </w:r>
      <w:commentRangeEnd w:id="93"/>
      <w:r w:rsidRPr="004928D8">
        <w:rPr>
          <w:rStyle w:val="Rimandocommento"/>
          <w:rFonts w:ascii="Times New Roman" w:eastAsia="Times New Roman" w:hAnsi="Times New Roman" w:cs="Times New Roman"/>
          <w:sz w:val="24"/>
          <w:szCs w:val="24"/>
          <w:lang w:val="en-US"/>
        </w:rPr>
        <w:commentReference w:id="93"/>
      </w:r>
      <w:r w:rsidRPr="004928D8">
        <w:rPr>
          <w:rFonts w:ascii="Times New Roman" w:eastAsia="Times New Roman" w:hAnsi="Times New Roman" w:cs="Times New Roman"/>
          <w:sz w:val="24"/>
          <w:szCs w:val="24"/>
          <w:lang w:val="en-US"/>
        </w:rPr>
        <w:t xml:space="preserve">). The dependent variable was the perceived distance for each dyad. To test the preregistered hypotheses, dyads were classified into a four-level predictor based on their group relationship: </w:t>
      </w:r>
    </w:p>
    <w:p w14:paraId="436BB217" w14:textId="77777777" w:rsidR="00654099" w:rsidRPr="004928D8" w:rsidRDefault="00000000">
      <w:pPr>
        <w:numPr>
          <w:ilvl w:val="0"/>
          <w:numId w:val="4"/>
        </w:numPr>
        <w:spacing w:before="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In-In: Two majority ingroup faces. </w:t>
      </w:r>
    </w:p>
    <w:p w14:paraId="159BE736" w14:textId="77777777" w:rsidR="00654099" w:rsidRPr="004928D8" w:rsidRDefault="00000000">
      <w:pPr>
        <w:numPr>
          <w:ilvl w:val="0"/>
          <w:numId w:val="4"/>
        </w:num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Out-Out: Two faces from the same minority outgroup. </w:t>
      </w:r>
    </w:p>
    <w:p w14:paraId="1901C7B4" w14:textId="77777777" w:rsidR="00654099" w:rsidRPr="004928D8" w:rsidRDefault="00000000">
      <w:pPr>
        <w:numPr>
          <w:ilvl w:val="0"/>
          <w:numId w:val="4"/>
        </w:num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In-Out: One ingroup face and one outgroup face.  </w:t>
      </w:r>
    </w:p>
    <w:p w14:paraId="745709FF" w14:textId="77777777" w:rsidR="00654099" w:rsidRPr="004928D8" w:rsidRDefault="00000000">
      <w:pPr>
        <w:numPr>
          <w:ilvl w:val="0"/>
          <w:numId w:val="4"/>
        </w:numPr>
        <w:spacing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Out1-Out2: Two faces from different outgroups.</w:t>
      </w:r>
    </w:p>
    <w:p w14:paraId="4A277206"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lastRenderedPageBreak/>
        <w:t xml:space="preserve">To evaluate the developmental trajectories of perceptual biases (H1C and H2C), the model estimated the main interaction between the dyad category and participants' age (mean-centered to facilitate intercept interpretation). Participant gender was included as a control covariate. To account for variance associated with repeated measures and stimulus </w:t>
      </w:r>
      <w:commentRangeStart w:id="94"/>
      <w:r w:rsidRPr="004928D8">
        <w:rPr>
          <w:rFonts w:ascii="Times New Roman" w:eastAsia="Times New Roman" w:hAnsi="Times New Roman" w:cs="Times New Roman"/>
          <w:sz w:val="24"/>
          <w:szCs w:val="24"/>
          <w:lang w:val="en-US"/>
        </w:rPr>
        <w:t>idiosyncrasies</w:t>
      </w:r>
      <w:commentRangeEnd w:id="94"/>
      <w:r w:rsidRPr="004928D8">
        <w:rPr>
          <w:rStyle w:val="Rimandocommento"/>
          <w:rFonts w:ascii="Times New Roman" w:eastAsia="Times New Roman" w:hAnsi="Times New Roman" w:cs="Times New Roman"/>
          <w:sz w:val="24"/>
          <w:szCs w:val="24"/>
          <w:lang w:val="en-US"/>
        </w:rPr>
        <w:commentReference w:id="94"/>
      </w:r>
      <w:r w:rsidRPr="004928D8">
        <w:rPr>
          <w:rFonts w:ascii="Times New Roman" w:eastAsia="Times New Roman" w:hAnsi="Times New Roman" w:cs="Times New Roman"/>
          <w:sz w:val="24"/>
          <w:szCs w:val="24"/>
          <w:lang w:val="en-US"/>
        </w:rPr>
        <w:t>, crossed random intercepts were specified for participants and the individual images (left and right stimuli). Omnibus significance was assessed using a Type III ANOVA (</w:t>
      </w:r>
      <w:commentRangeStart w:id="95"/>
      <w:r w:rsidRPr="004928D8">
        <w:rPr>
          <w:rFonts w:ascii="Times New Roman" w:eastAsia="Times New Roman" w:hAnsi="Times New Roman" w:cs="Times New Roman"/>
          <w:sz w:val="24"/>
          <w:szCs w:val="24"/>
          <w:lang w:val="en-US"/>
        </w:rPr>
        <w:t>Fox &amp; Weisberg, 2019</w:t>
      </w:r>
      <w:commentRangeEnd w:id="95"/>
      <w:r w:rsidRPr="004928D8">
        <w:rPr>
          <w:rStyle w:val="Rimandocommento"/>
          <w:rFonts w:ascii="Times New Roman" w:eastAsia="Times New Roman" w:hAnsi="Times New Roman" w:cs="Times New Roman"/>
          <w:sz w:val="24"/>
          <w:szCs w:val="24"/>
          <w:lang w:val="en-US"/>
        </w:rPr>
        <w:commentReference w:id="95"/>
      </w:r>
      <w:r w:rsidRPr="004928D8">
        <w:rPr>
          <w:rFonts w:ascii="Times New Roman" w:eastAsia="Times New Roman" w:hAnsi="Times New Roman" w:cs="Times New Roman"/>
          <w:sz w:val="24"/>
          <w:szCs w:val="24"/>
          <w:lang w:val="en-US"/>
        </w:rPr>
        <w:t xml:space="preserve">). To directly test H1 (Outgroup Homogeneity Effect) and H2 (Minority Groups Homogeneity Effect), Estimated Marginal Means (EMMs; </w:t>
      </w:r>
      <w:commentRangeStart w:id="96"/>
      <w:r w:rsidRPr="004928D8">
        <w:rPr>
          <w:rFonts w:ascii="Times New Roman" w:eastAsia="Times New Roman" w:hAnsi="Times New Roman" w:cs="Times New Roman"/>
          <w:sz w:val="24"/>
          <w:szCs w:val="24"/>
          <w:lang w:val="en-US"/>
        </w:rPr>
        <w:t>Lenth &amp; Piaskowski, 2026</w:t>
      </w:r>
      <w:commentRangeEnd w:id="96"/>
      <w:r w:rsidRPr="004928D8">
        <w:rPr>
          <w:rStyle w:val="Rimandocommento"/>
          <w:rFonts w:ascii="Times New Roman" w:eastAsia="Times New Roman" w:hAnsi="Times New Roman" w:cs="Times New Roman"/>
          <w:sz w:val="24"/>
          <w:szCs w:val="24"/>
          <w:lang w:val="en-US"/>
        </w:rPr>
        <w:commentReference w:id="96"/>
      </w:r>
      <w:r w:rsidRPr="004928D8">
        <w:rPr>
          <w:rFonts w:ascii="Times New Roman" w:eastAsia="Times New Roman" w:hAnsi="Times New Roman" w:cs="Times New Roman"/>
          <w:sz w:val="24"/>
          <w:szCs w:val="24"/>
          <w:lang w:val="en-US"/>
        </w:rPr>
        <w:t>) with 95% confidence intervals were computed to conduct planned contrasts among the In-In, Out-Out, and Out1-Out2 categories. Furthermore, age slopes were extracted for each dyad category to quantify how the magnitude of these homogeneity effects shifted across development.</w:t>
      </w:r>
    </w:p>
    <w:p w14:paraId="664E29B8"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H1A and H2A</w:t>
      </w:r>
      <w:r w:rsidRPr="004928D8">
        <w:rPr>
          <w:rFonts w:ascii="Times New Roman" w:eastAsia="Times New Roman" w:hAnsi="Times New Roman" w:cs="Times New Roman"/>
          <w:sz w:val="24"/>
          <w:szCs w:val="24"/>
          <w:lang w:val="en-US"/>
        </w:rPr>
        <w:t>. The baseline category for group relationship was set to ingroup dyads (In-In). At average age, perceived distance for baseline In-In dyads was significantly greater than zero,</w:t>
      </w:r>
      <w:r w:rsidRPr="004928D8">
        <w:rPr>
          <w:rFonts w:ascii="Times New Roman" w:eastAsia="Times New Roman" w:hAnsi="Times New Roman" w:cs="Times New Roman"/>
          <w:i/>
          <w:iCs/>
          <w:sz w:val="24"/>
          <w:szCs w:val="24"/>
          <w:lang w:val="en-US"/>
        </w:rPr>
        <w:t xml:space="preserve"> b</w:t>
      </w:r>
      <w:r w:rsidRPr="004928D8">
        <w:rPr>
          <w:rFonts w:ascii="Times New Roman" w:eastAsia="Times New Roman" w:hAnsi="Times New Roman" w:cs="Times New Roman"/>
          <w:sz w:val="24"/>
          <w:szCs w:val="24"/>
          <w:lang w:val="en-US"/>
        </w:rPr>
        <w:t xml:space="preserve"> = 0.88, </w:t>
      </w:r>
      <w:r w:rsidRPr="004928D8">
        <w:rPr>
          <w:rFonts w:ascii="Times New Roman" w:eastAsia="Times New Roman" w:hAnsi="Times New Roman" w:cs="Times New Roman"/>
          <w:i/>
          <w:iCs/>
          <w:sz w:val="24"/>
          <w:szCs w:val="24"/>
          <w:lang w:val="en-US"/>
        </w:rPr>
        <w:t>SE</w:t>
      </w:r>
      <w:r w:rsidRPr="004928D8">
        <w:rPr>
          <w:rFonts w:ascii="Times New Roman" w:eastAsia="Times New Roman" w:hAnsi="Times New Roman" w:cs="Times New Roman"/>
          <w:sz w:val="24"/>
          <w:szCs w:val="24"/>
          <w:lang w:val="en-US"/>
        </w:rPr>
        <w:t xml:space="preserve"> = 0.14,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(81.1) = 6.49, </w:t>
      </w:r>
      <w:r w:rsidRPr="004928D8">
        <w:rPr>
          <w:rFonts w:ascii="Times New Roman" w:eastAsia="Times New Roman" w:hAnsi="Times New Roman" w:cs="Times New Roman"/>
          <w:i/>
          <w:iCs/>
          <w:sz w:val="24"/>
          <w:szCs w:val="24"/>
          <w:lang w:val="en-US"/>
        </w:rPr>
        <w:t>p</w:t>
      </w:r>
      <w:r w:rsidRPr="004928D8">
        <w:rPr>
          <w:rFonts w:ascii="Times New Roman" w:eastAsia="Times New Roman" w:hAnsi="Times New Roman" w:cs="Times New Roman"/>
          <w:sz w:val="24"/>
          <w:szCs w:val="24"/>
          <w:lang w:val="en-US"/>
        </w:rPr>
        <w:t xml:space="preserve"> &lt; .001. Compared to In-In dyads, perceived distance was significantly larger for In-Out dyads,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+0.79, </w:t>
      </w:r>
      <w:r w:rsidRPr="004928D8">
        <w:rPr>
          <w:rFonts w:ascii="Times New Roman" w:eastAsia="Times New Roman" w:hAnsi="Times New Roman" w:cs="Times New Roman"/>
          <w:i/>
          <w:iCs/>
          <w:sz w:val="24"/>
          <w:szCs w:val="24"/>
          <w:lang w:val="en-US"/>
        </w:rPr>
        <w:t>SE</w:t>
      </w:r>
      <w:r w:rsidRPr="004928D8">
        <w:rPr>
          <w:rFonts w:ascii="Times New Roman" w:eastAsia="Times New Roman" w:hAnsi="Times New Roman" w:cs="Times New Roman"/>
          <w:sz w:val="24"/>
          <w:szCs w:val="24"/>
          <w:lang w:val="en-US"/>
        </w:rPr>
        <w:t xml:space="preserve"> = 0.07,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(95.4) = 10.74,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xml:space="preserve">&lt; .001, and Out1-Out2 dyads, </w:t>
      </w:r>
      <w:r w:rsidRPr="004928D8">
        <w:rPr>
          <w:rFonts w:ascii="Times New Roman" w:eastAsia="Times New Roman" w:hAnsi="Times New Roman" w:cs="Times New Roman"/>
          <w:i/>
          <w:iCs/>
          <w:sz w:val="24"/>
          <w:szCs w:val="24"/>
          <w:lang w:val="en-US"/>
        </w:rPr>
        <w:t xml:space="preserve">b </w:t>
      </w:r>
      <w:r w:rsidRPr="004928D8">
        <w:rPr>
          <w:rFonts w:ascii="Times New Roman" w:eastAsia="Times New Roman" w:hAnsi="Times New Roman" w:cs="Times New Roman"/>
          <w:sz w:val="24"/>
          <w:szCs w:val="24"/>
          <w:lang w:val="en-US"/>
        </w:rPr>
        <w:t xml:space="preserve">= +0.81,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0.13,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(66.1) = 6.09,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xml:space="preserve">&lt; .001. In contrast, perceived distance for Out-Out dyads did not differ significantly from In-In dyads, </w:t>
      </w:r>
      <w:r w:rsidRPr="004928D8">
        <w:rPr>
          <w:rFonts w:ascii="Times New Roman" w:eastAsia="Times New Roman" w:hAnsi="Times New Roman" w:cs="Times New Roman"/>
          <w:i/>
          <w:iCs/>
          <w:sz w:val="24"/>
          <w:szCs w:val="24"/>
          <w:lang w:val="en-US"/>
        </w:rPr>
        <w:t xml:space="preserve">b </w:t>
      </w:r>
      <w:r w:rsidRPr="004928D8">
        <w:rPr>
          <w:rFonts w:ascii="Times New Roman" w:eastAsia="Times New Roman" w:hAnsi="Times New Roman" w:cs="Times New Roman"/>
          <w:sz w:val="24"/>
          <w:szCs w:val="24"/>
          <w:lang w:val="en-US"/>
        </w:rPr>
        <w:t xml:space="preserve">= -0.01,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0.13,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(65.9) = 0.10,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xml:space="preserve">= .922. This is different from our predictions about outgroup homogeneity (H1A) and minority-groups homogeneity (H2A). The overall effect was also assessed by running a Type III ANOVA (Intercept: </w:t>
      </w:r>
      <w:r>
        <w:rPr>
          <w:rFonts w:ascii="Times New Roman" w:eastAsia="Times New Roman" w:hAnsi="Times New Roman" w:cs="Times New Roman"/>
          <w:sz w:val="24"/>
          <w:szCs w:val="24"/>
        </w:rPr>
        <w:t>χ</w:t>
      </w:r>
      <w:r w:rsidRPr="004928D8">
        <w:rPr>
          <w:rFonts w:ascii="Times New Roman" w:eastAsia="Times New Roman" w:hAnsi="Times New Roman" w:cs="Times New Roman"/>
          <w:sz w:val="24"/>
          <w:szCs w:val="24"/>
          <w:lang w:val="en-US"/>
        </w:rPr>
        <w:t xml:space="preserve">²(1) = 42.14, p &lt; .001). The result confirms that the type of relation between the two compared faces was significant, </w:t>
      </w:r>
      <w:r>
        <w:rPr>
          <w:rFonts w:ascii="Times New Roman" w:eastAsia="Times New Roman" w:hAnsi="Times New Roman" w:cs="Times New Roman"/>
          <w:sz w:val="24"/>
          <w:szCs w:val="24"/>
        </w:rPr>
        <w:t>χ</w:t>
      </w:r>
      <w:r w:rsidRPr="004928D8">
        <w:rPr>
          <w:rFonts w:ascii="Times New Roman" w:eastAsia="Times New Roman" w:hAnsi="Times New Roman" w:cs="Times New Roman"/>
          <w:sz w:val="24"/>
          <w:szCs w:val="24"/>
          <w:lang w:val="en-US"/>
        </w:rPr>
        <w:t>²(3) = 801.34, p &lt; .001.</w:t>
      </w:r>
    </w:p>
    <w:p w14:paraId="5FA35401"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 Planned contrasts support the idea that the difference between the In-In and Out-Out (represented in </w:t>
      </w:r>
      <w:r w:rsidRPr="004928D8">
        <w:rPr>
          <w:rFonts w:ascii="Times New Roman" w:eastAsia="Times New Roman" w:hAnsi="Times New Roman" w:cs="Times New Roman"/>
          <w:sz w:val="24"/>
          <w:szCs w:val="24"/>
          <w:highlight w:val="yellow"/>
          <w:lang w:val="en-US"/>
        </w:rPr>
        <w:t xml:space="preserve">Figure </w:t>
      </w:r>
      <w:r w:rsidRPr="004928D8">
        <w:rPr>
          <w:rFonts w:ascii="Times New Roman" w:eastAsia="Times New Roman" w:hAnsi="Times New Roman" w:cs="Times New Roman"/>
          <w:sz w:val="24"/>
          <w:szCs w:val="24"/>
          <w:lang w:val="en-US"/>
        </w:rPr>
        <w:t>4) dyads was not significant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-0.01,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0.13, </w:t>
      </w:r>
      <w:r w:rsidRPr="004928D8">
        <w:rPr>
          <w:rFonts w:ascii="Times New Roman" w:eastAsia="Times New Roman" w:hAnsi="Times New Roman" w:cs="Times New Roman"/>
          <w:i/>
          <w:iCs/>
          <w:sz w:val="24"/>
          <w:szCs w:val="24"/>
          <w:lang w:val="en-US"/>
        </w:rPr>
        <w:t xml:space="preserve">z </w:t>
      </w:r>
      <w:r w:rsidRPr="004928D8">
        <w:rPr>
          <w:rFonts w:ascii="Times New Roman" w:eastAsia="Times New Roman" w:hAnsi="Times New Roman" w:cs="Times New Roman"/>
          <w:sz w:val="24"/>
          <w:szCs w:val="24"/>
          <w:lang w:val="en-US"/>
        </w:rPr>
        <w:t xml:space="preserve">= -0.11,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1.000), while the difference between the Out-Out and Out1-Out2 dyads was significant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-0.80,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0.04, </w:t>
      </w:r>
      <w:r w:rsidRPr="004928D8">
        <w:rPr>
          <w:rFonts w:ascii="Times New Roman" w:eastAsia="Times New Roman" w:hAnsi="Times New Roman" w:cs="Times New Roman"/>
          <w:i/>
          <w:iCs/>
          <w:sz w:val="24"/>
          <w:szCs w:val="24"/>
          <w:lang w:val="en-US"/>
        </w:rPr>
        <w:t xml:space="preserve">z </w:t>
      </w:r>
      <w:r w:rsidRPr="004928D8">
        <w:rPr>
          <w:rFonts w:ascii="Times New Roman" w:eastAsia="Times New Roman" w:hAnsi="Times New Roman" w:cs="Times New Roman"/>
          <w:sz w:val="24"/>
          <w:szCs w:val="24"/>
          <w:lang w:val="en-US"/>
        </w:rPr>
        <w:t xml:space="preserve">= -21.49,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&lt; .001).</w:t>
      </w:r>
    </w:p>
    <w:p w14:paraId="17DA943D"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Furthermore, highlighting the underlying categorization processes, participants readily differentiated faces across two distinct ethnic groups, but failed to do so for faces within the same group.</w:t>
      </w:r>
    </w:p>
    <w:p w14:paraId="3775B4E3" w14:textId="77777777" w:rsidR="00654099" w:rsidRPr="004928D8" w:rsidRDefault="00000000">
      <w:pPr>
        <w:spacing w:before="240" w:after="240" w:line="360" w:lineRule="auto"/>
        <w:rPr>
          <w:rFonts w:ascii="Times New Roman" w:eastAsia="Times New Roman" w:hAnsi="Times New Roman" w:cs="Times New Roman"/>
          <w:b/>
          <w:bCs/>
          <w:sz w:val="24"/>
          <w:szCs w:val="24"/>
          <w:lang w:val="en-US"/>
        </w:rPr>
      </w:pPr>
      <w:r w:rsidRPr="004928D8">
        <w:rPr>
          <w:rFonts w:ascii="Times New Roman" w:eastAsia="Times New Roman" w:hAnsi="Times New Roman" w:cs="Times New Roman"/>
          <w:b/>
          <w:bCs/>
          <w:sz w:val="24"/>
          <w:szCs w:val="24"/>
          <w:lang w:val="en-US"/>
        </w:rPr>
        <w:t xml:space="preserve"> Figure 4</w:t>
      </w:r>
    </w:p>
    <w:p w14:paraId="39A9424E" w14:textId="77777777" w:rsidR="00654099" w:rsidRPr="004928D8" w:rsidRDefault="00000000">
      <w:pPr>
        <w:spacing w:before="240" w:after="240" w:line="360" w:lineRule="auto"/>
        <w:rPr>
          <w:rFonts w:ascii="Times New Roman" w:eastAsia="Times New Roman" w:hAnsi="Times New Roman" w:cs="Times New Roman"/>
          <w:i/>
          <w:iCs/>
          <w:sz w:val="24"/>
          <w:szCs w:val="24"/>
          <w:lang w:val="en-US"/>
        </w:rPr>
      </w:pPr>
      <w:r w:rsidRPr="004928D8">
        <w:rPr>
          <w:rFonts w:ascii="Times New Roman" w:eastAsia="Times New Roman" w:hAnsi="Times New Roman" w:cs="Times New Roman"/>
          <w:i/>
          <w:iCs/>
          <w:sz w:val="24"/>
          <w:szCs w:val="24"/>
          <w:lang w:val="en-US"/>
        </w:rPr>
        <w:lastRenderedPageBreak/>
        <w:t>Perceived Distance by Category Dyad</w:t>
      </w:r>
    </w:p>
    <w:p w14:paraId="2D617C02" w14:textId="77777777" w:rsidR="00654099"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B2FF540" wp14:editId="19E04E20">
            <wp:extent cx="5731200" cy="42545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731200" cy="4254500"/>
                    </a:xfrm>
                    <a:prstGeom prst="rect">
                      <a:avLst/>
                    </a:prstGeom>
                    <a:ln/>
                  </pic:spPr>
                </pic:pic>
              </a:graphicData>
            </a:graphic>
          </wp:inline>
        </w:drawing>
      </w:r>
    </w:p>
    <w:p w14:paraId="0FDF321F" w14:textId="77777777" w:rsidR="00654099" w:rsidRPr="004928D8" w:rsidRDefault="00000000">
      <w:pPr>
        <w:spacing w:before="240" w:after="240" w:line="360" w:lineRule="auto"/>
        <w:jc w:val="center"/>
        <w:rPr>
          <w:rFonts w:ascii="Times New Roman" w:eastAsia="Times New Roman" w:hAnsi="Times New Roman" w:cs="Times New Roman"/>
          <w:lang w:val="en-US"/>
        </w:rPr>
      </w:pPr>
      <w:r w:rsidRPr="004928D8">
        <w:rPr>
          <w:rFonts w:ascii="Times New Roman" w:eastAsia="Times New Roman" w:hAnsi="Times New Roman" w:cs="Times New Roman"/>
          <w:i/>
          <w:iCs/>
          <w:lang w:val="en-US"/>
        </w:rPr>
        <w:t>Note</w:t>
      </w:r>
      <w:r w:rsidRPr="004928D8">
        <w:rPr>
          <w:rFonts w:ascii="Times New Roman" w:eastAsia="Times New Roman" w:hAnsi="Times New Roman" w:cs="Times New Roman"/>
          <w:lang w:val="en-US"/>
        </w:rPr>
        <w:t>. Bubble plot displaying perceived distance ratings across four dyad categories. The size of each colored bubble corresponds to the response frequency for that specific rating. Solid points represent the mean perceived distance for each category, and error bars denote 95% confidence intervals</w:t>
      </w:r>
    </w:p>
    <w:p w14:paraId="00927721"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H1B and H2B.</w:t>
      </w:r>
      <w:r w:rsidRPr="004928D8">
        <w:rPr>
          <w:rFonts w:ascii="Times New Roman" w:eastAsia="Times New Roman" w:hAnsi="Times New Roman" w:cs="Times New Roman"/>
          <w:b/>
          <w:bCs/>
          <w:sz w:val="24"/>
          <w:szCs w:val="24"/>
          <w:lang w:val="en-US"/>
        </w:rPr>
        <w:t xml:space="preserve"> </w:t>
      </w:r>
      <w:r w:rsidRPr="004928D8">
        <w:rPr>
          <w:rFonts w:ascii="Times New Roman" w:eastAsia="Times New Roman" w:hAnsi="Times New Roman" w:cs="Times New Roman"/>
          <w:sz w:val="24"/>
          <w:szCs w:val="24"/>
          <w:lang w:val="en-US"/>
        </w:rPr>
        <w:t xml:space="preserve">As predicted by H1B and H2B, participant gender yielded no significant main effect, </w:t>
      </w:r>
      <w:r w:rsidRPr="004928D8">
        <w:rPr>
          <w:rFonts w:ascii="Times New Roman" w:eastAsia="Times New Roman" w:hAnsi="Times New Roman" w:cs="Times New Roman"/>
          <w:i/>
          <w:iCs/>
          <w:sz w:val="24"/>
          <w:szCs w:val="24"/>
          <w:lang w:val="en-US"/>
        </w:rPr>
        <w:t xml:space="preserve">b </w:t>
      </w:r>
      <w:r w:rsidRPr="004928D8">
        <w:rPr>
          <w:rFonts w:ascii="Times New Roman" w:eastAsia="Times New Roman" w:hAnsi="Times New Roman" w:cs="Times New Roman"/>
          <w:sz w:val="24"/>
          <w:szCs w:val="24"/>
          <w:lang w:val="en-US"/>
        </w:rPr>
        <w:t xml:space="preserve">= 0.03,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0.13,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(71.3) = 0.20,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xml:space="preserve">= .845. This observation is also supported by the Type III ANOVA, </w:t>
      </w:r>
      <w:r>
        <w:rPr>
          <w:rFonts w:ascii="Times New Roman" w:eastAsia="Times New Roman" w:hAnsi="Times New Roman" w:cs="Times New Roman"/>
          <w:sz w:val="24"/>
          <w:szCs w:val="24"/>
        </w:rPr>
        <w:t>χ</w:t>
      </w:r>
      <w:r w:rsidRPr="004928D8">
        <w:rPr>
          <w:rFonts w:ascii="Times New Roman" w:eastAsia="Times New Roman" w:hAnsi="Times New Roman" w:cs="Times New Roman"/>
          <w:sz w:val="24"/>
          <w:szCs w:val="24"/>
          <w:lang w:val="en-US"/>
        </w:rPr>
        <w:t xml:space="preserve">²(1) = 0.01,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.84.</w:t>
      </w:r>
    </w:p>
    <w:p w14:paraId="0DF0D262"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H1C and H2C.</w:t>
      </w:r>
      <w:r w:rsidRPr="004928D8">
        <w:rPr>
          <w:rFonts w:ascii="Times New Roman" w:eastAsia="Times New Roman" w:hAnsi="Times New Roman" w:cs="Times New Roman"/>
          <w:b/>
          <w:bCs/>
          <w:sz w:val="24"/>
          <w:szCs w:val="24"/>
          <w:lang w:val="en-US"/>
        </w:rPr>
        <w:t xml:space="preserve"> </w:t>
      </w:r>
      <w:r w:rsidRPr="004928D8">
        <w:rPr>
          <w:rFonts w:ascii="Times New Roman" w:eastAsia="Times New Roman" w:hAnsi="Times New Roman" w:cs="Times New Roman"/>
          <w:sz w:val="24"/>
          <w:szCs w:val="24"/>
          <w:lang w:val="en-US"/>
        </w:rPr>
        <w:t xml:space="preserve">Regarding developmental effects, the age interaction for In-In dyads was not significant, </w:t>
      </w:r>
      <w:r w:rsidRPr="004928D8">
        <w:rPr>
          <w:rFonts w:ascii="Times New Roman" w:eastAsia="Times New Roman" w:hAnsi="Times New Roman" w:cs="Times New Roman"/>
          <w:i/>
          <w:iCs/>
          <w:sz w:val="24"/>
          <w:szCs w:val="24"/>
          <w:lang w:val="en-US"/>
        </w:rPr>
        <w:t xml:space="preserve">b </w:t>
      </w:r>
      <w:r w:rsidRPr="004928D8">
        <w:rPr>
          <w:rFonts w:ascii="Times New Roman" w:eastAsia="Times New Roman" w:hAnsi="Times New Roman" w:cs="Times New Roman"/>
          <w:sz w:val="24"/>
          <w:szCs w:val="24"/>
          <w:lang w:val="en-US"/>
        </w:rPr>
        <w:t xml:space="preserve">= 0.01,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0.03,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(1809.0) = 0.29,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xml:space="preserve">= .774. However, a significant interaction emerged between age and the Out1-Out2 dyad category, </w:t>
      </w:r>
      <w:r w:rsidRPr="004928D8">
        <w:rPr>
          <w:rFonts w:ascii="Times New Roman" w:eastAsia="Times New Roman" w:hAnsi="Times New Roman" w:cs="Times New Roman"/>
          <w:i/>
          <w:iCs/>
          <w:sz w:val="24"/>
          <w:szCs w:val="24"/>
          <w:lang w:val="en-US"/>
        </w:rPr>
        <w:t xml:space="preserve">b </w:t>
      </w:r>
      <w:r w:rsidRPr="004928D8">
        <w:rPr>
          <w:rFonts w:ascii="Times New Roman" w:eastAsia="Times New Roman" w:hAnsi="Times New Roman" w:cs="Times New Roman"/>
          <w:sz w:val="24"/>
          <w:szCs w:val="24"/>
          <w:lang w:val="en-US"/>
        </w:rPr>
        <w:t xml:space="preserve">= 0.07,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0.03,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(16250.0) = 2.44,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xml:space="preserve">= .015, indicating that perceived distance between different outgroup members increases more steeply with age relative to same-ingroup comparisons. The interaction between age and In-Out dyads showed a non-significant trend, </w:t>
      </w:r>
      <w:r w:rsidRPr="004928D8">
        <w:rPr>
          <w:rFonts w:ascii="Times New Roman" w:eastAsia="Times New Roman" w:hAnsi="Times New Roman" w:cs="Times New Roman"/>
          <w:i/>
          <w:iCs/>
          <w:sz w:val="24"/>
          <w:szCs w:val="24"/>
          <w:lang w:val="en-US"/>
        </w:rPr>
        <w:t xml:space="preserve">b </w:t>
      </w:r>
      <w:r w:rsidRPr="004928D8">
        <w:rPr>
          <w:rFonts w:ascii="Times New Roman" w:eastAsia="Times New Roman" w:hAnsi="Times New Roman" w:cs="Times New Roman"/>
          <w:sz w:val="24"/>
          <w:szCs w:val="24"/>
          <w:lang w:val="en-US"/>
        </w:rPr>
        <w:t xml:space="preserve">= 0.05,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0.03,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(16240.0) = 1.85,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xml:space="preserve">= .064, similarly to the interaction for Out-Out dyads, </w:t>
      </w:r>
      <w:r w:rsidRPr="004928D8">
        <w:rPr>
          <w:rFonts w:ascii="Times New Roman" w:eastAsia="Times New Roman" w:hAnsi="Times New Roman" w:cs="Times New Roman"/>
          <w:i/>
          <w:iCs/>
          <w:sz w:val="24"/>
          <w:szCs w:val="24"/>
          <w:lang w:val="en-US"/>
        </w:rPr>
        <w:t xml:space="preserve">b </w:t>
      </w:r>
      <w:r w:rsidRPr="004928D8">
        <w:rPr>
          <w:rFonts w:ascii="Times New Roman" w:eastAsia="Times New Roman" w:hAnsi="Times New Roman" w:cs="Times New Roman"/>
          <w:sz w:val="24"/>
          <w:szCs w:val="24"/>
          <w:lang w:val="en-US"/>
        </w:rPr>
        <w:t xml:space="preserve">= -0.05,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0.03,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(16260.0) = -1.54,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.124.</w:t>
      </w:r>
    </w:p>
    <w:p w14:paraId="6AC39F37"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lastRenderedPageBreak/>
        <w:t xml:space="preserve">Although these values are informative of the relationship between different dyads slopes with the ingroup’s dyad slope, they don’t answer the question made by H1C and H2C on the role played by age. To assess these, the preliminary value of the Type III ANOVA confirmed an interaction between the dyad type and the age, Type III ANOVA, </w:t>
      </w:r>
      <w:r>
        <w:rPr>
          <w:rFonts w:ascii="Times New Roman" w:eastAsia="Times New Roman" w:hAnsi="Times New Roman" w:cs="Times New Roman"/>
          <w:sz w:val="24"/>
          <w:szCs w:val="24"/>
        </w:rPr>
        <w:t>χ</w:t>
      </w:r>
      <w:r w:rsidRPr="004928D8">
        <w:rPr>
          <w:rFonts w:ascii="Times New Roman" w:eastAsia="Times New Roman" w:hAnsi="Times New Roman" w:cs="Times New Roman"/>
          <w:sz w:val="24"/>
          <w:szCs w:val="24"/>
          <w:lang w:val="en-US"/>
        </w:rPr>
        <w:t>²(3) = 46.47, p &lt; .001.</w:t>
      </w:r>
    </w:p>
    <w:p w14:paraId="6DBFED5D"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To further probe this interaction, Estimated Marginal Trends (EMTs) were calculated. This analysis allowed for an independent examination of the developmental trajectory of perceived distance within each dyad category (see </w:t>
      </w:r>
      <w:r w:rsidRPr="004928D8">
        <w:rPr>
          <w:rFonts w:ascii="Times New Roman" w:eastAsia="Times New Roman" w:hAnsi="Times New Roman" w:cs="Times New Roman"/>
          <w:sz w:val="24"/>
          <w:szCs w:val="24"/>
          <w:highlight w:val="yellow"/>
          <w:lang w:val="en-US"/>
        </w:rPr>
        <w:t>Figure 5</w:t>
      </w:r>
      <w:r w:rsidRPr="004928D8">
        <w:rPr>
          <w:rFonts w:ascii="Times New Roman" w:eastAsia="Times New Roman" w:hAnsi="Times New Roman" w:cs="Times New Roman"/>
          <w:sz w:val="24"/>
          <w:szCs w:val="24"/>
          <w:lang w:val="en-US"/>
        </w:rPr>
        <w:t xml:space="preserve"> for a visual representation). Specifically, the results indicated that for both inter-group dyads, In-Out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0.06, </w:t>
      </w:r>
      <w:r w:rsidRPr="004928D8">
        <w:rPr>
          <w:rFonts w:ascii="Times New Roman" w:eastAsia="Times New Roman" w:hAnsi="Times New Roman" w:cs="Times New Roman"/>
          <w:i/>
          <w:iCs/>
          <w:sz w:val="24"/>
          <w:szCs w:val="24"/>
          <w:lang w:val="en-US"/>
        </w:rPr>
        <w:t>SE</w:t>
      </w:r>
      <w:r w:rsidRPr="004928D8">
        <w:rPr>
          <w:rFonts w:ascii="Times New Roman" w:eastAsia="Times New Roman" w:hAnsi="Times New Roman" w:cs="Times New Roman"/>
          <w:sz w:val="24"/>
          <w:szCs w:val="24"/>
          <w:lang w:val="en-US"/>
        </w:rPr>
        <w:t xml:space="preserve"> = 0.02, 95% </w:t>
      </w:r>
      <w:r w:rsidRPr="004928D8">
        <w:rPr>
          <w:rFonts w:ascii="Times New Roman" w:eastAsia="Times New Roman" w:hAnsi="Times New Roman" w:cs="Times New Roman"/>
          <w:i/>
          <w:iCs/>
          <w:sz w:val="24"/>
          <w:szCs w:val="24"/>
          <w:lang w:val="en-US"/>
        </w:rPr>
        <w:t xml:space="preserve">CI </w:t>
      </w:r>
      <w:r w:rsidRPr="004928D8">
        <w:rPr>
          <w:rFonts w:ascii="Times New Roman" w:eastAsia="Times New Roman" w:hAnsi="Times New Roman" w:cs="Times New Roman"/>
          <w:sz w:val="24"/>
          <w:szCs w:val="24"/>
          <w:lang w:val="en-US"/>
        </w:rPr>
        <w:t>[0.02, 0.11]) and Out1-Out2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0.08,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0.02, 95% </w:t>
      </w:r>
      <w:r w:rsidRPr="004928D8">
        <w:rPr>
          <w:rFonts w:ascii="Times New Roman" w:eastAsia="Times New Roman" w:hAnsi="Times New Roman" w:cs="Times New Roman"/>
          <w:i/>
          <w:iCs/>
          <w:sz w:val="24"/>
          <w:szCs w:val="24"/>
          <w:lang w:val="en-US"/>
        </w:rPr>
        <w:t xml:space="preserve">CI </w:t>
      </w:r>
      <w:r w:rsidRPr="004928D8">
        <w:rPr>
          <w:rFonts w:ascii="Times New Roman" w:eastAsia="Times New Roman" w:hAnsi="Times New Roman" w:cs="Times New Roman"/>
          <w:sz w:val="24"/>
          <w:szCs w:val="24"/>
          <w:lang w:val="en-US"/>
        </w:rPr>
        <w:t>[0.04, 0.12]), perceived distance changed significantly as a function of age. In other words, when exposed to faces belonging to two different groups, older children tended to rate them as more dissimilar compared to younger children. Conversely, age did not significantly affect perceived distance for intra-group comparisons, namely the In-In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0.01,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0.03, 95% </w:t>
      </w:r>
      <w:r w:rsidRPr="004928D8">
        <w:rPr>
          <w:rFonts w:ascii="Times New Roman" w:eastAsia="Times New Roman" w:hAnsi="Times New Roman" w:cs="Times New Roman"/>
          <w:i/>
          <w:iCs/>
          <w:sz w:val="24"/>
          <w:szCs w:val="24"/>
          <w:lang w:val="en-US"/>
        </w:rPr>
        <w:t xml:space="preserve">CI </w:t>
      </w:r>
      <w:r w:rsidRPr="004928D8">
        <w:rPr>
          <w:rFonts w:ascii="Times New Roman" w:eastAsia="Times New Roman" w:hAnsi="Times New Roman" w:cs="Times New Roman"/>
          <w:sz w:val="24"/>
          <w:szCs w:val="24"/>
          <w:lang w:val="en-US"/>
        </w:rPr>
        <w:t>[-0.06, 0.08]) and Out-Out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-0.04,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0.03, 95% </w:t>
      </w:r>
      <w:r w:rsidRPr="004928D8">
        <w:rPr>
          <w:rFonts w:ascii="Times New Roman" w:eastAsia="Times New Roman" w:hAnsi="Times New Roman" w:cs="Times New Roman"/>
          <w:i/>
          <w:iCs/>
          <w:sz w:val="24"/>
          <w:szCs w:val="24"/>
          <w:lang w:val="en-US"/>
        </w:rPr>
        <w:t xml:space="preserve">CI </w:t>
      </w:r>
      <w:r w:rsidRPr="004928D8">
        <w:rPr>
          <w:rFonts w:ascii="Times New Roman" w:eastAsia="Times New Roman" w:hAnsi="Times New Roman" w:cs="Times New Roman"/>
          <w:sz w:val="24"/>
          <w:szCs w:val="24"/>
          <w:lang w:val="en-US"/>
        </w:rPr>
        <w:t>[-0.09, 0.01]) dyads.</w:t>
      </w:r>
    </w:p>
    <w:p w14:paraId="7701EBFD"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These findings do not confirm either the OHE or the minority-groups homogeneity effect. Rather, they support the previously discussed baseline findings regarding common perceptual mapping, suggesting that children not only perceive social categories but also increasingly differentiate between distinct social groups as they grow older.</w:t>
      </w:r>
    </w:p>
    <w:p w14:paraId="1FC735A2" w14:textId="77777777" w:rsidR="00654099" w:rsidRPr="004928D8" w:rsidRDefault="00000000">
      <w:pPr>
        <w:spacing w:before="240" w:after="240"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Finally, as an additional analysis, a granular model was also computed to investigate whether specific groups were driving the effect. For the sake of brevity, these results are available in the GitHub repository.</w:t>
      </w:r>
    </w:p>
    <w:p w14:paraId="386150E8" w14:textId="77777777" w:rsidR="00654099" w:rsidRPr="004928D8" w:rsidRDefault="00654099">
      <w:pPr>
        <w:spacing w:before="240" w:after="240" w:line="360" w:lineRule="auto"/>
        <w:rPr>
          <w:rFonts w:ascii="Times New Roman" w:eastAsia="Times New Roman" w:hAnsi="Times New Roman" w:cs="Times New Roman"/>
          <w:sz w:val="24"/>
          <w:szCs w:val="24"/>
          <w:lang w:val="en-US"/>
        </w:rPr>
      </w:pPr>
    </w:p>
    <w:p w14:paraId="0869B1F2" w14:textId="77777777" w:rsidR="00654099" w:rsidRPr="004928D8" w:rsidRDefault="00000000">
      <w:pPr>
        <w:spacing w:before="240" w:after="240" w:line="360" w:lineRule="auto"/>
        <w:rPr>
          <w:rFonts w:ascii="Times New Roman" w:eastAsia="Times New Roman" w:hAnsi="Times New Roman" w:cs="Times New Roman"/>
          <w:b/>
          <w:bCs/>
          <w:sz w:val="24"/>
          <w:szCs w:val="24"/>
          <w:lang w:val="en-US"/>
        </w:rPr>
      </w:pPr>
      <w:r w:rsidRPr="004928D8">
        <w:rPr>
          <w:rFonts w:ascii="Times New Roman" w:eastAsia="Times New Roman" w:hAnsi="Times New Roman" w:cs="Times New Roman"/>
          <w:b/>
          <w:bCs/>
          <w:sz w:val="24"/>
          <w:szCs w:val="24"/>
          <w:lang w:val="en-US"/>
        </w:rPr>
        <w:t>Figure 5</w:t>
      </w:r>
    </w:p>
    <w:p w14:paraId="59DC4656" w14:textId="77777777" w:rsidR="00654099" w:rsidRPr="004928D8" w:rsidRDefault="00000000">
      <w:pPr>
        <w:spacing w:before="240" w:after="240" w:line="360" w:lineRule="auto"/>
        <w:rPr>
          <w:rFonts w:ascii="Times New Roman" w:eastAsia="Times New Roman" w:hAnsi="Times New Roman" w:cs="Times New Roman"/>
          <w:i/>
          <w:iCs/>
          <w:sz w:val="24"/>
          <w:szCs w:val="24"/>
          <w:lang w:val="en-US"/>
        </w:rPr>
      </w:pPr>
      <w:r w:rsidRPr="004928D8">
        <w:rPr>
          <w:rFonts w:ascii="Times New Roman" w:eastAsia="Times New Roman" w:hAnsi="Times New Roman" w:cs="Times New Roman"/>
          <w:i/>
          <w:iCs/>
          <w:sz w:val="24"/>
          <w:szCs w:val="24"/>
          <w:lang w:val="en-US"/>
        </w:rPr>
        <w:t>Developmental Trajectories. Interaction Between Dyad Categories and Age</w:t>
      </w:r>
    </w:p>
    <w:p w14:paraId="72833EA2" w14:textId="77777777" w:rsidR="00654099"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D21EC1A" wp14:editId="296B906A">
            <wp:extent cx="5731200" cy="4254500"/>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731200" cy="4254500"/>
                    </a:xfrm>
                    <a:prstGeom prst="rect">
                      <a:avLst/>
                    </a:prstGeom>
                    <a:ln/>
                  </pic:spPr>
                </pic:pic>
              </a:graphicData>
            </a:graphic>
          </wp:inline>
        </w:drawing>
      </w:r>
    </w:p>
    <w:p w14:paraId="3006D48C" w14:textId="77777777" w:rsidR="00654099" w:rsidRPr="004928D8" w:rsidRDefault="00000000">
      <w:pPr>
        <w:spacing w:before="240" w:after="240" w:line="360" w:lineRule="auto"/>
        <w:jc w:val="center"/>
        <w:rPr>
          <w:rFonts w:ascii="Times New Roman" w:eastAsia="Times New Roman" w:hAnsi="Times New Roman" w:cs="Times New Roman"/>
          <w:lang w:val="en-US"/>
        </w:rPr>
      </w:pPr>
      <w:r w:rsidRPr="004928D8">
        <w:rPr>
          <w:rFonts w:ascii="Times New Roman" w:eastAsia="Times New Roman" w:hAnsi="Times New Roman" w:cs="Times New Roman"/>
          <w:i/>
          <w:iCs/>
          <w:lang w:val="en-US"/>
        </w:rPr>
        <w:t>Note</w:t>
      </w:r>
      <w:r w:rsidRPr="004928D8">
        <w:rPr>
          <w:rFonts w:ascii="Times New Roman" w:eastAsia="Times New Roman" w:hAnsi="Times New Roman" w:cs="Times New Roman"/>
          <w:lang w:val="en-US"/>
        </w:rPr>
        <w:t>. Trajectories of perceived distance between two faces across participants’ age for the four dyadic categories. The slopes represent the group relationships: In-In (purple), In-Out (dark blue), Out-Out (teal), and Out1-Out2 (yellow). Shaded bands around the regression lines indicate 95% confidence intervals.</w:t>
      </w:r>
    </w:p>
    <w:p w14:paraId="1114D6E7" w14:textId="77777777" w:rsidR="00654099" w:rsidRPr="004928D8" w:rsidRDefault="00654099">
      <w:pPr>
        <w:spacing w:before="240" w:after="240" w:line="360" w:lineRule="auto"/>
        <w:jc w:val="center"/>
        <w:rPr>
          <w:rFonts w:ascii="Times New Roman" w:eastAsia="Times New Roman" w:hAnsi="Times New Roman" w:cs="Times New Roman"/>
          <w:sz w:val="24"/>
          <w:szCs w:val="24"/>
          <w:highlight w:val="yellow"/>
          <w:lang w:val="en-US"/>
        </w:rPr>
      </w:pPr>
    </w:p>
    <w:p w14:paraId="29753CDF" w14:textId="77777777" w:rsidR="00654099" w:rsidRPr="004928D8" w:rsidRDefault="00000000">
      <w:pPr>
        <w:pStyle w:val="Titolo2"/>
        <w:rPr>
          <w:lang w:val="en-US"/>
        </w:rPr>
      </w:pPr>
      <w:bookmarkStart w:id="97" w:name="_51g4ufel1z29" w:colFirst="0" w:colLast="0"/>
      <w:bookmarkEnd w:id="97"/>
      <w:r w:rsidRPr="004928D8">
        <w:rPr>
          <w:lang w:val="en-US"/>
        </w:rPr>
        <w:t xml:space="preserve">Study 1 </w:t>
      </w:r>
      <w:commentRangeStart w:id="98"/>
      <w:r w:rsidRPr="004928D8">
        <w:rPr>
          <w:lang w:val="en-US"/>
        </w:rPr>
        <w:t>Discussion</w:t>
      </w:r>
      <w:commentRangeEnd w:id="98"/>
      <w:r w:rsidRPr="004928D8">
        <w:rPr>
          <w:rStyle w:val="Rimandocommento"/>
          <w:sz w:val="24"/>
          <w:szCs w:val="24"/>
          <w:lang w:val="en-US"/>
        </w:rPr>
        <w:commentReference w:id="98"/>
      </w:r>
    </w:p>
    <w:p w14:paraId="11AD0085" w14:textId="77777777" w:rsidR="00654099" w:rsidRPr="004928D8" w:rsidRDefault="00654099">
      <w:pPr>
        <w:spacing w:before="240" w:after="240" w:line="360" w:lineRule="auto"/>
        <w:rPr>
          <w:rFonts w:ascii="Times New Roman" w:eastAsia="Times New Roman" w:hAnsi="Times New Roman" w:cs="Times New Roman"/>
          <w:b/>
          <w:bCs/>
          <w:sz w:val="24"/>
          <w:szCs w:val="24"/>
          <w:lang w:val="en-US"/>
        </w:rPr>
      </w:pPr>
    </w:p>
    <w:p w14:paraId="34F9A910" w14:textId="77777777" w:rsidR="00654099" w:rsidRDefault="00000000">
      <w:pPr>
        <w:numPr>
          <w:ilvl w:val="0"/>
          <w:numId w:val="3"/>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Interpretazione dei risultati soprattutto facendo all’effetto dell’età sullo sviluppo .</w:t>
      </w:r>
    </w:p>
    <w:p w14:paraId="68D78DDF" w14:textId="77777777" w:rsidR="00654099" w:rsidRDefault="00000000">
      <w:pPr>
        <w:pStyle w:val="Titolo1"/>
        <w:keepNext w:val="0"/>
        <w:keepLines w:val="0"/>
        <w:spacing w:before="280"/>
      </w:pPr>
      <w:bookmarkStart w:id="99" w:name="_urdpfsrxv893" w:colFirst="0" w:colLast="0"/>
      <w:bookmarkEnd w:id="99"/>
      <w:commentRangeStart w:id="100"/>
      <w:r>
        <w:t>Study 2 - Unmoderated</w:t>
      </w:r>
      <w:commentRangeEnd w:id="100"/>
      <w:r>
        <w:rPr>
          <w:rStyle w:val="Rimandocommento"/>
          <w:sz w:val="24"/>
          <w:szCs w:val="24"/>
        </w:rPr>
        <w:commentReference w:id="100"/>
      </w:r>
    </w:p>
    <w:p w14:paraId="6DF4E95F" w14:textId="77777777" w:rsidR="00654099" w:rsidRPr="004928D8" w:rsidRDefault="00000000">
      <w:pPr>
        <w:spacing w:line="360" w:lineRule="auto"/>
        <w:jc w:val="center"/>
        <w:rPr>
          <w:rFonts w:ascii="Times New Roman" w:eastAsia="Times New Roman" w:hAnsi="Times New Roman" w:cs="Times New Roman"/>
          <w:b/>
          <w:bCs/>
          <w:sz w:val="24"/>
          <w:szCs w:val="24"/>
          <w:lang w:val="en-US"/>
        </w:rPr>
      </w:pPr>
      <w:r w:rsidRPr="004928D8">
        <w:rPr>
          <w:rFonts w:ascii="Times New Roman" w:eastAsia="Times New Roman" w:hAnsi="Times New Roman" w:cs="Times New Roman"/>
          <w:b/>
          <w:bCs/>
          <w:sz w:val="24"/>
          <w:szCs w:val="24"/>
          <w:lang w:val="en-US"/>
        </w:rPr>
        <w:t>Results</w:t>
      </w:r>
    </w:p>
    <w:p w14:paraId="67A9C431" w14:textId="77777777" w:rsidR="00654099" w:rsidRPr="004928D8" w:rsidRDefault="00000000">
      <w:pPr>
        <w:pStyle w:val="Titolo2"/>
        <w:rPr>
          <w:lang w:val="en-US"/>
        </w:rPr>
      </w:pPr>
      <w:bookmarkStart w:id="101" w:name="_vj3p5tmhcu81" w:colFirst="0" w:colLast="0"/>
      <w:bookmarkEnd w:id="101"/>
      <w:r w:rsidRPr="004928D8">
        <w:rPr>
          <w:lang w:val="en-US"/>
        </w:rPr>
        <w:t>Spatial Analysis (Multidimensional Scaling)</w:t>
      </w:r>
    </w:p>
    <w:p w14:paraId="14A5263A" w14:textId="77777777" w:rsidR="00654099" w:rsidRPr="004928D8" w:rsidRDefault="00654099">
      <w:pPr>
        <w:spacing w:line="360" w:lineRule="auto"/>
        <w:rPr>
          <w:rFonts w:ascii="Times New Roman" w:eastAsia="Times New Roman" w:hAnsi="Times New Roman" w:cs="Times New Roman"/>
          <w:b/>
          <w:bCs/>
          <w:sz w:val="24"/>
          <w:szCs w:val="24"/>
          <w:lang w:val="en-US"/>
        </w:rPr>
      </w:pPr>
    </w:p>
    <w:p w14:paraId="6F65C861" w14:textId="33D718CA" w:rsidR="00654099" w:rsidRPr="004928D8" w:rsidRDefault="00654099">
      <w:pPr>
        <w:spacing w:line="360" w:lineRule="auto"/>
        <w:jc w:val="center"/>
        <w:rPr>
          <w:rFonts w:ascii="Times New Roman" w:eastAsia="Times New Roman" w:hAnsi="Times New Roman" w:cs="Times New Roman"/>
          <w:sz w:val="24"/>
          <w:szCs w:val="24"/>
          <w:lang w:val="en-US"/>
        </w:rPr>
      </w:pPr>
    </w:p>
    <w:p w14:paraId="2EC528AD" w14:textId="77777777" w:rsidR="00654099" w:rsidRPr="004928D8" w:rsidRDefault="00654099">
      <w:pPr>
        <w:spacing w:line="360" w:lineRule="auto"/>
        <w:rPr>
          <w:rFonts w:ascii="Times New Roman" w:eastAsia="Times New Roman" w:hAnsi="Times New Roman" w:cs="Times New Roman"/>
          <w:sz w:val="24"/>
          <w:szCs w:val="24"/>
          <w:lang w:val="en-US"/>
        </w:rPr>
      </w:pPr>
    </w:p>
    <w:p w14:paraId="5CB63D01"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 xml:space="preserve">H1A. </w:t>
      </w:r>
      <w:r w:rsidRPr="004928D8">
        <w:rPr>
          <w:rFonts w:ascii="Times New Roman" w:eastAsia="Times New Roman" w:hAnsi="Times New Roman" w:cs="Times New Roman"/>
          <w:sz w:val="24"/>
          <w:szCs w:val="24"/>
          <w:lang w:val="en-US"/>
        </w:rPr>
        <w:t xml:space="preserve">To evaluate H1A at a descriptive and spatial level, the three-dimensional coordinates generated by the MDS algorithm </w:t>
      </w:r>
      <w:r w:rsidRPr="004928D8">
        <w:rPr>
          <w:rFonts w:ascii="Times New Roman" w:eastAsia="Times New Roman" w:hAnsi="Times New Roman" w:cs="Times New Roman"/>
          <w:sz w:val="24"/>
          <w:szCs w:val="24"/>
          <w:lang w:val="en-US"/>
        </w:rPr>
        <w:t xml:space="preserve">(in </w:t>
      </w:r>
      <w:r w:rsidRPr="004928D8">
        <w:rPr>
          <w:rFonts w:ascii="Times New Roman" w:eastAsia="Times New Roman" w:hAnsi="Times New Roman" w:cs="Times New Roman"/>
          <w:sz w:val="24"/>
          <w:szCs w:val="24"/>
          <w:highlight w:val="yellow"/>
          <w:lang w:val="en-US"/>
          <w:rPrChange w:id="102" w:author="Luca Cussigh" w:date="2026-08-27T15:19:00Z">
            <w:rPr>
              <w:rFonts w:ascii="Times New Roman" w:eastAsia="Times New Roman" w:hAnsi="Times New Roman" w:cs="Times New Roman"/>
              <w:sz w:val="24"/>
              <w:szCs w:val="24"/>
            </w:rPr>
          </w:rPrChange>
        </w:rPr>
        <w:t>Figure 6</w:t>
      </w:r>
      <w:r w:rsidRPr="004928D8">
        <w:rPr>
          <w:rFonts w:ascii="Times New Roman" w:eastAsia="Times New Roman" w:hAnsi="Times New Roman" w:cs="Times New Roman"/>
          <w:sz w:val="24"/>
          <w:szCs w:val="24"/>
          <w:lang w:val="en-US"/>
        </w:rPr>
        <w:t xml:space="preserve">; full report of spatial structure to the interpretation of 2D and 3D models on the GitHub repository) </w:t>
      </w:r>
      <w:r w:rsidRPr="004928D8">
        <w:rPr>
          <w:rFonts w:ascii="Times New Roman" w:eastAsia="Times New Roman" w:hAnsi="Times New Roman" w:cs="Times New Roman"/>
          <w:sz w:val="24"/>
          <w:szCs w:val="24"/>
          <w:lang w:val="en-US"/>
        </w:rPr>
        <w:t>were analyzed using the same spatial indices of concentration employed in S1: the 95% confidence ellipsoid volume and the minimum convex hull volume.</w:t>
      </w:r>
    </w:p>
    <w:p w14:paraId="564F2621" w14:textId="77777777" w:rsidR="00654099" w:rsidRPr="004928D8" w:rsidRDefault="00654099">
      <w:pPr>
        <w:spacing w:line="360" w:lineRule="auto"/>
        <w:rPr>
          <w:rFonts w:ascii="Times New Roman" w:eastAsia="Times New Roman" w:hAnsi="Times New Roman" w:cs="Times New Roman"/>
          <w:sz w:val="24"/>
          <w:szCs w:val="24"/>
          <w:lang w:val="en-US"/>
        </w:rPr>
      </w:pPr>
    </w:p>
    <w:p w14:paraId="3576A6DE" w14:textId="77777777" w:rsidR="00654099" w:rsidRPr="004928D8" w:rsidRDefault="00000000">
      <w:pPr>
        <w:spacing w:line="360" w:lineRule="auto"/>
        <w:rPr>
          <w:rFonts w:ascii="Times New Roman" w:eastAsia="Times New Roman" w:hAnsi="Times New Roman" w:cs="Times New Roman"/>
          <w:b/>
          <w:bCs/>
          <w:sz w:val="24"/>
          <w:szCs w:val="24"/>
          <w:lang w:val="en-US"/>
        </w:rPr>
      </w:pPr>
      <w:r w:rsidRPr="004928D8">
        <w:rPr>
          <w:rFonts w:ascii="Times New Roman" w:eastAsia="Times New Roman" w:hAnsi="Times New Roman" w:cs="Times New Roman"/>
          <w:b/>
          <w:bCs/>
          <w:sz w:val="24"/>
          <w:szCs w:val="24"/>
          <w:highlight w:val="yellow"/>
          <w:lang w:val="en-US"/>
        </w:rPr>
        <w:t xml:space="preserve">Figure </w:t>
      </w:r>
      <w:r w:rsidRPr="004928D8">
        <w:rPr>
          <w:rFonts w:ascii="Times New Roman" w:eastAsia="Times New Roman" w:hAnsi="Times New Roman" w:cs="Times New Roman"/>
          <w:b/>
          <w:bCs/>
          <w:sz w:val="24"/>
          <w:szCs w:val="24"/>
          <w:lang w:val="en-US"/>
        </w:rPr>
        <w:t>6</w:t>
      </w:r>
    </w:p>
    <w:p w14:paraId="23EC5530" w14:textId="77777777" w:rsidR="00654099" w:rsidRPr="004928D8" w:rsidRDefault="00000000">
      <w:pPr>
        <w:spacing w:line="360" w:lineRule="auto"/>
        <w:rPr>
          <w:ins w:id="103" w:author="Luca Cussigh" w:date="2026-08-27T15:20:00Z"/>
          <w:rFonts w:ascii="Times New Roman" w:eastAsia="Times New Roman" w:hAnsi="Times New Roman" w:cs="Times New Roman"/>
          <w:i/>
          <w:iCs/>
          <w:sz w:val="24"/>
          <w:szCs w:val="24"/>
          <w:lang w:val="en-US"/>
        </w:rPr>
      </w:pPr>
      <w:r w:rsidRPr="004928D8">
        <w:rPr>
          <w:rFonts w:ascii="Times New Roman" w:eastAsia="Times New Roman" w:hAnsi="Times New Roman" w:cs="Times New Roman"/>
          <w:i/>
          <w:iCs/>
          <w:sz w:val="24"/>
          <w:szCs w:val="24"/>
          <w:lang w:val="en-US"/>
        </w:rPr>
        <w:t>Three-Dimensional MDS Configurations for Female and Male Face Stimuli, Study 2</w:t>
      </w:r>
    </w:p>
    <w:p w14:paraId="3C8CD14E" w14:textId="77777777" w:rsidR="00654099" w:rsidRDefault="00000000">
      <w:pPr>
        <w:spacing w:line="360" w:lineRule="auto"/>
        <w:rPr>
          <w:ins w:id="104" w:author="Luca Cussigh" w:date="2026-08-27T15:20:00Z"/>
          <w:rFonts w:ascii="Times New Roman" w:eastAsia="Times New Roman" w:hAnsi="Times New Roman" w:cs="Times New Roman"/>
          <w:sz w:val="24"/>
          <w:szCs w:val="24"/>
        </w:rPr>
      </w:pPr>
      <w:ins w:id="105" w:author="Luca Cussigh" w:date="2026-08-27T15:20:00Z">
        <w:r>
          <w:rPr>
            <w:rFonts w:ascii="Times New Roman" w:eastAsia="Times New Roman" w:hAnsi="Times New Roman" w:cs="Times New Roman"/>
            <w:noProof/>
            <w:sz w:val="24"/>
            <w:szCs w:val="24"/>
          </w:rPr>
          <w:drawing>
            <wp:inline distT="114300" distB="114300" distL="114300" distR="114300" wp14:anchorId="19F90CF6" wp14:editId="02730367">
              <wp:extent cx="5731200" cy="3340100"/>
              <wp:effectExtent l="0" t="0" r="0" b="0"/>
              <wp:docPr id="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5731200" cy="3340100"/>
                      </a:xfrm>
                      <a:prstGeom prst="rect">
                        <a:avLst/>
                      </a:prstGeom>
                      <a:ln/>
                    </pic:spPr>
                  </pic:pic>
                </a:graphicData>
              </a:graphic>
            </wp:inline>
          </w:drawing>
        </w:r>
      </w:ins>
    </w:p>
    <w:p w14:paraId="01466007" w14:textId="77777777" w:rsidR="00654099" w:rsidRDefault="00000000">
      <w:pPr>
        <w:spacing w:line="360" w:lineRule="auto"/>
        <w:jc w:val="center"/>
        <w:rPr>
          <w:ins w:id="106" w:author="Luca Cussigh" w:date="2026-08-27T15:20:00Z"/>
          <w:rFonts w:ascii="Times New Roman" w:eastAsia="Times New Roman" w:hAnsi="Times New Roman" w:cs="Times New Roman"/>
          <w:sz w:val="24"/>
          <w:szCs w:val="24"/>
        </w:rPr>
      </w:pPr>
      <w:ins w:id="107" w:author="Luca Cussigh" w:date="2026-08-27T15:20:00Z">
        <w:r>
          <w:rPr>
            <w:rFonts w:ascii="Times New Roman" w:eastAsia="Times New Roman" w:hAnsi="Times New Roman" w:cs="Times New Roman"/>
            <w:noProof/>
            <w:sz w:val="24"/>
            <w:szCs w:val="24"/>
          </w:rPr>
          <w:lastRenderedPageBreak/>
          <w:drawing>
            <wp:inline distT="114300" distB="114300" distL="114300" distR="114300" wp14:anchorId="11562537" wp14:editId="30DE7B90">
              <wp:extent cx="5731200" cy="3340100"/>
              <wp:effectExtent l="0" t="0" r="0" b="0"/>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5731200" cy="3340100"/>
                      </a:xfrm>
                      <a:prstGeom prst="rect">
                        <a:avLst/>
                      </a:prstGeom>
                      <a:ln/>
                    </pic:spPr>
                  </pic:pic>
                </a:graphicData>
              </a:graphic>
            </wp:inline>
          </w:drawing>
        </w:r>
      </w:ins>
    </w:p>
    <w:p w14:paraId="03DE92FC" w14:textId="77777777" w:rsidR="00654099" w:rsidRPr="004928D8" w:rsidRDefault="00000000">
      <w:pPr>
        <w:spacing w:line="360" w:lineRule="auto"/>
        <w:jc w:val="center"/>
        <w:rPr>
          <w:rFonts w:ascii="Times New Roman" w:eastAsia="Times New Roman" w:hAnsi="Times New Roman" w:cs="Times New Roman"/>
          <w:lang w:val="en-US"/>
        </w:rPr>
      </w:pPr>
      <w:r w:rsidRPr="004928D8">
        <w:rPr>
          <w:rFonts w:ascii="Times New Roman" w:eastAsia="Times New Roman" w:hAnsi="Times New Roman" w:cs="Times New Roman"/>
          <w:lang w:val="en-US"/>
        </w:rPr>
        <w:t>Note. Spatial representations derived from the 3D MDS analysis for female (top) and male (bottom) stimuli. Individual data points represent isolated faces, color-coded by target group: African Descendant (purple), Andean (dark blue), East-Asian (teal), and Italian (yellow). The female stimuli model demonstrates a Goodness of Fit (GOF) of 58.63% with a Metric Stress of 0.199. The male stimuli model demonstrates a GOF of 54.86% with a Metric Stress of 0.187. Full interactive plots are available in the GitHub repository.</w:t>
      </w:r>
    </w:p>
    <w:p w14:paraId="0CB987FF" w14:textId="77777777" w:rsidR="00654099" w:rsidRPr="004928D8" w:rsidRDefault="00654099" w:rsidP="00654099">
      <w:pPr>
        <w:spacing w:line="360" w:lineRule="auto"/>
        <w:jc w:val="center"/>
        <w:rPr>
          <w:rFonts w:ascii="Times New Roman" w:eastAsia="Times New Roman" w:hAnsi="Times New Roman" w:cs="Times New Roman"/>
          <w:sz w:val="24"/>
          <w:szCs w:val="24"/>
          <w:highlight w:val="yellow"/>
          <w:lang w:val="en-US"/>
        </w:rPr>
        <w:pPrChange w:id="108" w:author="Luca Cussigh" w:date="2026-08-27T15:20:00Z">
          <w:pPr>
            <w:spacing w:line="360" w:lineRule="auto"/>
          </w:pPr>
        </w:pPrChange>
      </w:pPr>
    </w:p>
    <w:p w14:paraId="44A2F452"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Consistent with the results of S1, the spatial results for S2 (in </w:t>
      </w:r>
      <w:r w:rsidRPr="004928D8">
        <w:rPr>
          <w:rFonts w:ascii="Times New Roman" w:eastAsia="Times New Roman" w:hAnsi="Times New Roman" w:cs="Times New Roman"/>
          <w:sz w:val="24"/>
          <w:szCs w:val="24"/>
          <w:highlight w:val="yellow"/>
          <w:lang w:val="en-US"/>
        </w:rPr>
        <w:t>Figure 7</w:t>
      </w:r>
      <w:r w:rsidRPr="004928D8">
        <w:rPr>
          <w:rFonts w:ascii="Times New Roman" w:eastAsia="Times New Roman" w:hAnsi="Times New Roman" w:cs="Times New Roman"/>
          <w:sz w:val="24"/>
          <w:szCs w:val="24"/>
          <w:lang w:val="en-US"/>
        </w:rPr>
        <w:t xml:space="preserve">) did not support the hypothesis of a systematic outgroup homogeneity effect (H1A). </w:t>
      </w:r>
    </w:p>
    <w:p w14:paraId="3A83CE94"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For female stimuli, S2 closely replicated the structural pattern observed in S1: the Andean group again exhibited by far the largest dispersion volume (volume = 1.50), followed by the East Asian group (volume = 0.14). The Italian ingroup (volume = 0.12) and the African Descent group (volume = 0.06) displayed the most concentrated spatial configurations.</w:t>
      </w:r>
    </w:p>
    <w:p w14:paraId="6D98D92E"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For male stimuli, the pattern diverged slightly from S1 but similarly failed to support H1A. While S1 identified the Italian ingroup as the most spatially dispersed, S2 revealed that the Andean (volume = 0.39) and African Descent (volume = 0.34) groups occupied the largest spatial volumes. The Italian ingroup (volume = 0.21) and the East Asian group (volume = 0.20) exhibited smaller levels of dispersion. Across both genders, the minimum convex hull volume analysis supported these geometric proportions. Overall, the descriptive 3D spatial metrics in S2 replicate the conclusions of S1: faces belonging to outgroups are not systematically perceived as spatially more homogeneous than same-ingroup faces.</w:t>
      </w:r>
    </w:p>
    <w:p w14:paraId="1BD0BC9D" w14:textId="77777777" w:rsidR="00654099" w:rsidRPr="004928D8" w:rsidRDefault="00000000">
      <w:pPr>
        <w:spacing w:line="360" w:lineRule="auto"/>
        <w:rPr>
          <w:rFonts w:ascii="Times New Roman" w:eastAsia="Times New Roman" w:hAnsi="Times New Roman" w:cs="Times New Roman"/>
          <w:b/>
          <w:bCs/>
          <w:sz w:val="24"/>
          <w:szCs w:val="24"/>
          <w:highlight w:val="yellow"/>
          <w:lang w:val="en-US"/>
        </w:rPr>
      </w:pPr>
      <w:r w:rsidRPr="004928D8">
        <w:rPr>
          <w:rFonts w:ascii="Times New Roman" w:eastAsia="Times New Roman" w:hAnsi="Times New Roman" w:cs="Times New Roman"/>
          <w:b/>
          <w:bCs/>
          <w:sz w:val="24"/>
          <w:szCs w:val="24"/>
          <w:highlight w:val="yellow"/>
          <w:lang w:val="en-US"/>
        </w:rPr>
        <w:lastRenderedPageBreak/>
        <w:t>Figure 7</w:t>
      </w:r>
    </w:p>
    <w:p w14:paraId="31E0931A" w14:textId="77777777" w:rsidR="00654099" w:rsidRPr="004928D8" w:rsidRDefault="00000000">
      <w:pPr>
        <w:spacing w:line="360" w:lineRule="auto"/>
        <w:rPr>
          <w:rFonts w:ascii="Times New Roman" w:eastAsia="Times New Roman" w:hAnsi="Times New Roman" w:cs="Times New Roman"/>
          <w:i/>
          <w:iCs/>
          <w:sz w:val="24"/>
          <w:szCs w:val="24"/>
          <w:lang w:val="en-US"/>
        </w:rPr>
      </w:pPr>
      <w:r w:rsidRPr="004928D8">
        <w:rPr>
          <w:rFonts w:ascii="Times New Roman" w:eastAsia="Times New Roman" w:hAnsi="Times New Roman" w:cs="Times New Roman"/>
          <w:i/>
          <w:iCs/>
          <w:sz w:val="24"/>
          <w:szCs w:val="24"/>
          <w:lang w:val="en-US"/>
        </w:rPr>
        <w:t>Ellipsoid Volume by Stimulus and Gender</w:t>
      </w:r>
    </w:p>
    <w:p w14:paraId="0F780B8A" w14:textId="77777777" w:rsidR="00654099" w:rsidRDefault="00000000">
      <w:pPr>
        <w:spacing w:line="360" w:lineRule="auto"/>
        <w:jc w:val="center"/>
        <w:rPr>
          <w:rFonts w:ascii="Times New Roman" w:eastAsia="Times New Roman" w:hAnsi="Times New Roman" w:cs="Times New Roman"/>
          <w:sz w:val="24"/>
          <w:szCs w:val="24"/>
        </w:rPr>
      </w:pPr>
      <w:commentRangeStart w:id="109"/>
      <w:r>
        <w:rPr>
          <w:rFonts w:ascii="Times New Roman" w:eastAsia="Times New Roman" w:hAnsi="Times New Roman" w:cs="Times New Roman"/>
          <w:noProof/>
          <w:sz w:val="24"/>
          <w:szCs w:val="24"/>
        </w:rPr>
        <w:drawing>
          <wp:inline distT="114300" distB="114300" distL="114300" distR="114300" wp14:anchorId="6236FFDA" wp14:editId="73024567">
            <wp:extent cx="5731200" cy="386080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5731200" cy="3860800"/>
                    </a:xfrm>
                    <a:prstGeom prst="rect">
                      <a:avLst/>
                    </a:prstGeom>
                    <a:ln/>
                  </pic:spPr>
                </pic:pic>
              </a:graphicData>
            </a:graphic>
          </wp:inline>
        </w:drawing>
      </w:r>
      <w:commentRangeEnd w:id="109"/>
      <w:r>
        <w:rPr>
          <w:rStyle w:val="Rimandocommento"/>
          <w:rFonts w:ascii="Times New Roman" w:eastAsia="Times New Roman" w:hAnsi="Times New Roman" w:cs="Times New Roman"/>
          <w:sz w:val="24"/>
          <w:szCs w:val="24"/>
        </w:rPr>
        <w:commentReference w:id="109"/>
      </w:r>
    </w:p>
    <w:p w14:paraId="0B5F5E5D" w14:textId="77777777" w:rsidR="00654099" w:rsidRPr="004928D8" w:rsidRDefault="00000000">
      <w:pPr>
        <w:spacing w:line="360" w:lineRule="auto"/>
        <w:jc w:val="center"/>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Note</w:t>
      </w:r>
      <w:r w:rsidRPr="004928D8">
        <w:rPr>
          <w:rFonts w:ascii="Times New Roman" w:eastAsia="Times New Roman" w:hAnsi="Times New Roman" w:cs="Times New Roman"/>
          <w:sz w:val="24"/>
          <w:szCs w:val="24"/>
          <w:lang w:val="en-US"/>
        </w:rPr>
        <w:t>. Bar chart of 3D MDS ellipsoid volumes (Euclidean units</w:t>
      </w:r>
      <w:r w:rsidRPr="004928D8">
        <w:rPr>
          <w:rFonts w:ascii="Times New Roman" w:eastAsia="Times New Roman" w:hAnsi="Times New Roman" w:cs="Times New Roman"/>
          <w:lang w:val="en-US"/>
        </w:rPr>
        <w:t>³</w:t>
      </w:r>
      <w:r w:rsidRPr="004928D8">
        <w:rPr>
          <w:rFonts w:ascii="Times New Roman" w:eastAsia="Times New Roman" w:hAnsi="Times New Roman" w:cs="Times New Roman"/>
          <w:sz w:val="24"/>
          <w:szCs w:val="24"/>
          <w:lang w:val="en-US"/>
        </w:rPr>
        <w:t>) across the four stimulus groups. Gray bars indicate male stimuli; white bars indicate female stimuli.</w:t>
      </w:r>
    </w:p>
    <w:p w14:paraId="64B3D639" w14:textId="77777777" w:rsidR="00654099" w:rsidRPr="004928D8" w:rsidRDefault="00654099">
      <w:pPr>
        <w:spacing w:line="360" w:lineRule="auto"/>
        <w:jc w:val="center"/>
        <w:rPr>
          <w:rFonts w:ascii="Times New Roman" w:eastAsia="Times New Roman" w:hAnsi="Times New Roman" w:cs="Times New Roman"/>
          <w:sz w:val="24"/>
          <w:szCs w:val="24"/>
          <w:lang w:val="en-US"/>
        </w:rPr>
      </w:pPr>
    </w:p>
    <w:p w14:paraId="622E2AA3"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 xml:space="preserve">H2A. </w:t>
      </w:r>
      <w:r w:rsidRPr="004928D8">
        <w:rPr>
          <w:rFonts w:ascii="Times New Roman" w:eastAsia="Times New Roman" w:hAnsi="Times New Roman" w:cs="Times New Roman"/>
          <w:sz w:val="24"/>
          <w:szCs w:val="24"/>
          <w:lang w:val="en-US"/>
        </w:rPr>
        <w:t xml:space="preserve">To spatially test H2A , the distances between group centroids in the 3D MDS space (in </w:t>
      </w:r>
      <w:r w:rsidRPr="004928D8">
        <w:rPr>
          <w:rFonts w:ascii="Times New Roman" w:eastAsia="Times New Roman" w:hAnsi="Times New Roman" w:cs="Times New Roman"/>
          <w:sz w:val="24"/>
          <w:szCs w:val="24"/>
          <w:highlight w:val="yellow"/>
          <w:lang w:val="en-US"/>
        </w:rPr>
        <w:t xml:space="preserve">Table </w:t>
      </w:r>
      <w:r w:rsidRPr="004928D8">
        <w:rPr>
          <w:rFonts w:ascii="Times New Roman" w:eastAsia="Times New Roman" w:hAnsi="Times New Roman" w:cs="Times New Roman"/>
          <w:sz w:val="24"/>
          <w:szCs w:val="24"/>
          <w:lang w:val="en-US"/>
        </w:rPr>
        <w:t>2) were examined to determine whether outgroup centroids were clustered closer to one another than to the majority ingroup centroid. Consistent with the findings of S1, the data revealed that outgroups were not closer to one another than they were to the Italian ingroup. Replicating the pattern observed in S1, the African Descent group emerged as the most distant from all other groups, displaying larger mean distances across both male stimuli (</w:t>
      </w:r>
      <w:r w:rsidRPr="004928D8">
        <w:rPr>
          <w:rFonts w:ascii="Times New Roman" w:eastAsia="Times New Roman" w:hAnsi="Times New Roman" w:cs="Times New Roman"/>
          <w:i/>
          <w:iCs/>
          <w:sz w:val="24"/>
          <w:szCs w:val="24"/>
          <w:lang w:val="en-US"/>
        </w:rPr>
        <w:t>M</w:t>
      </w:r>
      <w:r w:rsidRPr="004928D8">
        <w:rPr>
          <w:rFonts w:ascii="Times New Roman" w:eastAsia="Times New Roman" w:hAnsi="Times New Roman" w:cs="Times New Roman"/>
          <w:sz w:val="24"/>
          <w:szCs w:val="24"/>
          <w:lang w:val="en-US"/>
        </w:rPr>
        <w:t xml:space="preserve"> = 1.98) and female stimuli (</w:t>
      </w:r>
      <w:r w:rsidRPr="004928D8">
        <w:rPr>
          <w:rFonts w:ascii="Times New Roman" w:eastAsia="Times New Roman" w:hAnsi="Times New Roman" w:cs="Times New Roman"/>
          <w:i/>
          <w:iCs/>
          <w:sz w:val="24"/>
          <w:szCs w:val="24"/>
          <w:lang w:val="en-US"/>
        </w:rPr>
        <w:t>M</w:t>
      </w:r>
      <w:r w:rsidRPr="004928D8">
        <w:rPr>
          <w:rFonts w:ascii="Times New Roman" w:eastAsia="Times New Roman" w:hAnsi="Times New Roman" w:cs="Times New Roman"/>
          <w:sz w:val="24"/>
          <w:szCs w:val="24"/>
          <w:lang w:val="en-US"/>
        </w:rPr>
        <w:t xml:space="preserve"> = 2.18). The hypothesis of a generalized tendency to perceive ethnic outgroups as spatially closer to one another seems not to be supported by the data collected in both studies. </w:t>
      </w:r>
    </w:p>
    <w:p w14:paraId="20269891" w14:textId="77777777" w:rsidR="00654099" w:rsidRPr="004928D8" w:rsidRDefault="00654099">
      <w:pPr>
        <w:spacing w:line="360" w:lineRule="auto"/>
        <w:rPr>
          <w:rFonts w:ascii="Times New Roman" w:eastAsia="Times New Roman" w:hAnsi="Times New Roman" w:cs="Times New Roman"/>
          <w:sz w:val="24"/>
          <w:szCs w:val="24"/>
          <w:lang w:val="en-US"/>
        </w:rPr>
      </w:pPr>
    </w:p>
    <w:p w14:paraId="03B7B4FE" w14:textId="77777777" w:rsidR="00654099" w:rsidRPr="004928D8" w:rsidRDefault="00654099">
      <w:pPr>
        <w:spacing w:line="360" w:lineRule="auto"/>
        <w:rPr>
          <w:rFonts w:ascii="Times New Roman" w:eastAsia="Times New Roman" w:hAnsi="Times New Roman" w:cs="Times New Roman"/>
          <w:sz w:val="24"/>
          <w:szCs w:val="24"/>
          <w:lang w:val="en-US"/>
        </w:rPr>
      </w:pPr>
    </w:p>
    <w:tbl>
      <w:tblPr>
        <w:tblStyle w:val="a0"/>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1815"/>
        <w:gridCol w:w="1230"/>
        <w:gridCol w:w="1710"/>
        <w:gridCol w:w="1125"/>
        <w:gridCol w:w="1035"/>
      </w:tblGrid>
      <w:tr w:rsidR="00654099" w:rsidRPr="004928D8" w14:paraId="35BCFA83" w14:textId="77777777">
        <w:trPr>
          <w:trHeight w:val="396"/>
        </w:trPr>
        <w:tc>
          <w:tcPr>
            <w:tcW w:w="8925" w:type="dxa"/>
            <w:gridSpan w:val="6"/>
            <w:tcBorders>
              <w:top w:val="nil"/>
              <w:left w:val="nil"/>
              <w:bottom w:val="nil"/>
              <w:right w:val="nil"/>
            </w:tcBorders>
            <w:tcMar>
              <w:top w:w="0" w:type="dxa"/>
              <w:left w:w="80" w:type="dxa"/>
              <w:bottom w:w="0" w:type="dxa"/>
              <w:right w:w="80" w:type="dxa"/>
            </w:tcMar>
          </w:tcPr>
          <w:p w14:paraId="39A71E3C" w14:textId="77777777" w:rsidR="00654099" w:rsidRPr="004928D8" w:rsidRDefault="00000000">
            <w:pPr>
              <w:spacing w:after="160" w:line="360" w:lineRule="auto"/>
              <w:rPr>
                <w:rFonts w:ascii="Times New Roman" w:eastAsia="Times New Roman" w:hAnsi="Times New Roman" w:cs="Times New Roman"/>
                <w:b/>
                <w:bCs/>
                <w:sz w:val="24"/>
                <w:szCs w:val="24"/>
                <w:lang w:val="en-US"/>
              </w:rPr>
            </w:pPr>
            <w:r w:rsidRPr="004928D8">
              <w:rPr>
                <w:rFonts w:ascii="Times New Roman" w:eastAsia="Times New Roman" w:hAnsi="Times New Roman" w:cs="Times New Roman"/>
                <w:b/>
                <w:bCs/>
                <w:sz w:val="24"/>
                <w:szCs w:val="24"/>
                <w:highlight w:val="yellow"/>
                <w:lang w:val="en-US"/>
              </w:rPr>
              <w:t xml:space="preserve">Table </w:t>
            </w:r>
            <w:r w:rsidRPr="004928D8">
              <w:rPr>
                <w:rFonts w:ascii="Times New Roman" w:eastAsia="Times New Roman" w:hAnsi="Times New Roman" w:cs="Times New Roman"/>
                <w:b/>
                <w:bCs/>
                <w:sz w:val="24"/>
                <w:szCs w:val="24"/>
                <w:lang w:val="en-US"/>
              </w:rPr>
              <w:t>2</w:t>
            </w:r>
          </w:p>
          <w:p w14:paraId="5B3FB2D8" w14:textId="77777777" w:rsidR="00654099" w:rsidRPr="004928D8" w:rsidRDefault="00000000">
            <w:pPr>
              <w:spacing w:after="160" w:line="360" w:lineRule="auto"/>
              <w:rPr>
                <w:rFonts w:ascii="Times New Roman" w:eastAsia="Times New Roman" w:hAnsi="Times New Roman" w:cs="Times New Roman"/>
                <w:i/>
                <w:iCs/>
                <w:sz w:val="24"/>
                <w:szCs w:val="24"/>
                <w:lang w:val="en-US"/>
              </w:rPr>
            </w:pPr>
            <w:r w:rsidRPr="004928D8">
              <w:rPr>
                <w:rFonts w:ascii="Times New Roman" w:eastAsia="Times New Roman" w:hAnsi="Times New Roman" w:cs="Times New Roman"/>
                <w:i/>
                <w:iCs/>
                <w:sz w:val="24"/>
                <w:szCs w:val="24"/>
                <w:lang w:val="en-US"/>
              </w:rPr>
              <w:lastRenderedPageBreak/>
              <w:t>3D Centroid Distances for Male and Female Stimuli</w:t>
            </w:r>
          </w:p>
        </w:tc>
      </w:tr>
      <w:tr w:rsidR="00654099" w14:paraId="77A19651" w14:textId="77777777">
        <w:trPr>
          <w:trHeight w:val="396"/>
        </w:trPr>
        <w:tc>
          <w:tcPr>
            <w:tcW w:w="2010" w:type="dxa"/>
            <w:tcBorders>
              <w:top w:val="nil"/>
              <w:left w:val="nil"/>
              <w:bottom w:val="single" w:sz="12" w:space="0" w:color="111111"/>
              <w:right w:val="nil"/>
            </w:tcBorders>
            <w:tcMar>
              <w:top w:w="0" w:type="dxa"/>
              <w:left w:w="0" w:type="dxa"/>
              <w:bottom w:w="0" w:type="dxa"/>
              <w:right w:w="0" w:type="dxa"/>
            </w:tcMar>
          </w:tcPr>
          <w:p w14:paraId="2DE3389A" w14:textId="77777777" w:rsidR="00654099" w:rsidRDefault="00000000">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Stimulus Gender</w:t>
            </w:r>
          </w:p>
        </w:tc>
        <w:tc>
          <w:tcPr>
            <w:tcW w:w="1815" w:type="dxa"/>
            <w:tcBorders>
              <w:top w:val="nil"/>
              <w:left w:val="nil"/>
              <w:bottom w:val="single" w:sz="12" w:space="0" w:color="111111"/>
              <w:right w:val="nil"/>
            </w:tcBorders>
            <w:tcMar>
              <w:top w:w="0" w:type="dxa"/>
              <w:left w:w="0" w:type="dxa"/>
              <w:bottom w:w="0" w:type="dxa"/>
              <w:right w:w="0" w:type="dxa"/>
            </w:tcMar>
          </w:tcPr>
          <w:p w14:paraId="00FF2A97" w14:textId="77777777" w:rsidR="00654099" w:rsidRDefault="00000000">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w:t>
            </w:r>
          </w:p>
        </w:tc>
        <w:tc>
          <w:tcPr>
            <w:tcW w:w="1230" w:type="dxa"/>
            <w:tcBorders>
              <w:top w:val="nil"/>
              <w:left w:val="nil"/>
              <w:bottom w:val="single" w:sz="12" w:space="0" w:color="111111"/>
              <w:right w:val="nil"/>
            </w:tcBorders>
            <w:tcMar>
              <w:top w:w="0" w:type="dxa"/>
              <w:left w:w="0" w:type="dxa"/>
              <w:bottom w:w="0" w:type="dxa"/>
              <w:right w:w="0" w:type="dxa"/>
            </w:tcMar>
          </w:tcPr>
          <w:p w14:paraId="581190A3" w14:textId="77777777" w:rsidR="00654099"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1710" w:type="dxa"/>
            <w:tcBorders>
              <w:top w:val="nil"/>
              <w:left w:val="nil"/>
              <w:bottom w:val="single" w:sz="12" w:space="0" w:color="111111"/>
              <w:right w:val="nil"/>
            </w:tcBorders>
            <w:tcMar>
              <w:top w:w="0" w:type="dxa"/>
              <w:left w:w="0" w:type="dxa"/>
              <w:bottom w:w="0" w:type="dxa"/>
              <w:right w:w="0" w:type="dxa"/>
            </w:tcMar>
          </w:tcPr>
          <w:p w14:paraId="34E69662" w14:textId="77777777" w:rsidR="00654099"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125" w:type="dxa"/>
            <w:tcBorders>
              <w:top w:val="nil"/>
              <w:left w:val="nil"/>
              <w:bottom w:val="single" w:sz="12" w:space="0" w:color="111111"/>
              <w:right w:val="nil"/>
            </w:tcBorders>
            <w:tcMar>
              <w:top w:w="0" w:type="dxa"/>
              <w:left w:w="0" w:type="dxa"/>
              <w:bottom w:w="0" w:type="dxa"/>
              <w:right w:w="0" w:type="dxa"/>
            </w:tcMar>
          </w:tcPr>
          <w:p w14:paraId="0D23F264" w14:textId="77777777" w:rsidR="00654099"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035" w:type="dxa"/>
            <w:tcBorders>
              <w:top w:val="nil"/>
              <w:left w:val="nil"/>
              <w:bottom w:val="single" w:sz="12" w:space="0" w:color="111111"/>
              <w:right w:val="nil"/>
            </w:tcBorders>
            <w:tcMar>
              <w:top w:w="0" w:type="dxa"/>
              <w:left w:w="0" w:type="dxa"/>
              <w:bottom w:w="0" w:type="dxa"/>
              <w:right w:w="0" w:type="dxa"/>
            </w:tcMar>
          </w:tcPr>
          <w:p w14:paraId="37169010" w14:textId="77777777" w:rsidR="00654099"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r>
      <w:tr w:rsidR="00654099" w14:paraId="78DEE03D" w14:textId="77777777">
        <w:trPr>
          <w:trHeight w:val="396"/>
        </w:trPr>
        <w:tc>
          <w:tcPr>
            <w:tcW w:w="2010" w:type="dxa"/>
            <w:vMerge w:val="restart"/>
            <w:tcBorders>
              <w:top w:val="nil"/>
              <w:left w:val="nil"/>
              <w:bottom w:val="nil"/>
              <w:right w:val="nil"/>
            </w:tcBorders>
            <w:tcMar>
              <w:top w:w="0" w:type="dxa"/>
              <w:left w:w="0" w:type="dxa"/>
              <w:bottom w:w="0" w:type="dxa"/>
              <w:right w:w="0" w:type="dxa"/>
            </w:tcMar>
          </w:tcPr>
          <w:p w14:paraId="0D109FD5" w14:textId="77777777" w:rsidR="00654099" w:rsidRDefault="00000000">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Male</w:t>
            </w:r>
          </w:p>
        </w:tc>
        <w:tc>
          <w:tcPr>
            <w:tcW w:w="1815" w:type="dxa"/>
            <w:tcBorders>
              <w:top w:val="nil"/>
              <w:left w:val="nil"/>
              <w:bottom w:val="nil"/>
              <w:right w:val="nil"/>
            </w:tcBorders>
            <w:tcMar>
              <w:top w:w="0" w:type="dxa"/>
              <w:left w:w="0" w:type="dxa"/>
              <w:bottom w:w="0" w:type="dxa"/>
              <w:right w:w="0" w:type="dxa"/>
            </w:tcMar>
          </w:tcPr>
          <w:p w14:paraId="51D07257" w14:textId="77777777" w:rsidR="00654099" w:rsidRDefault="00000000">
            <w:pPr>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1. Italian</w:t>
            </w:r>
          </w:p>
        </w:tc>
        <w:tc>
          <w:tcPr>
            <w:tcW w:w="1230" w:type="dxa"/>
            <w:tcBorders>
              <w:top w:val="nil"/>
              <w:left w:val="nil"/>
              <w:bottom w:val="nil"/>
              <w:right w:val="nil"/>
            </w:tcBorders>
            <w:tcMar>
              <w:top w:w="0" w:type="dxa"/>
              <w:left w:w="0" w:type="dxa"/>
              <w:bottom w:w="0" w:type="dxa"/>
              <w:right w:w="0" w:type="dxa"/>
            </w:tcMar>
          </w:tcPr>
          <w:p w14:paraId="44BF43C7"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710" w:type="dxa"/>
            <w:tcBorders>
              <w:top w:val="nil"/>
              <w:left w:val="nil"/>
              <w:bottom w:val="nil"/>
              <w:right w:val="nil"/>
            </w:tcBorders>
            <w:tcMar>
              <w:top w:w="0" w:type="dxa"/>
              <w:left w:w="0" w:type="dxa"/>
              <w:bottom w:w="0" w:type="dxa"/>
              <w:right w:w="0" w:type="dxa"/>
            </w:tcMar>
          </w:tcPr>
          <w:p w14:paraId="789810C4" w14:textId="77777777" w:rsidR="00654099" w:rsidRDefault="00654099">
            <w:pPr>
              <w:spacing w:after="160" w:line="360" w:lineRule="auto"/>
              <w:jc w:val="center"/>
              <w:rPr>
                <w:rFonts w:ascii="Times New Roman" w:eastAsia="Times New Roman" w:hAnsi="Times New Roman" w:cs="Times New Roman"/>
                <w:sz w:val="24"/>
                <w:szCs w:val="24"/>
              </w:rPr>
            </w:pPr>
          </w:p>
        </w:tc>
        <w:tc>
          <w:tcPr>
            <w:tcW w:w="1125" w:type="dxa"/>
            <w:tcBorders>
              <w:top w:val="nil"/>
              <w:left w:val="nil"/>
              <w:bottom w:val="nil"/>
              <w:right w:val="nil"/>
            </w:tcBorders>
            <w:tcMar>
              <w:top w:w="0" w:type="dxa"/>
              <w:left w:w="0" w:type="dxa"/>
              <w:bottom w:w="0" w:type="dxa"/>
              <w:right w:w="0" w:type="dxa"/>
            </w:tcMar>
          </w:tcPr>
          <w:p w14:paraId="7CC8297C" w14:textId="77777777" w:rsidR="00654099" w:rsidRDefault="00654099">
            <w:pPr>
              <w:spacing w:after="160" w:line="360" w:lineRule="auto"/>
              <w:jc w:val="center"/>
              <w:rPr>
                <w:rFonts w:ascii="Times New Roman" w:eastAsia="Times New Roman" w:hAnsi="Times New Roman" w:cs="Times New Roman"/>
                <w:sz w:val="24"/>
                <w:szCs w:val="24"/>
              </w:rPr>
            </w:pPr>
          </w:p>
        </w:tc>
        <w:tc>
          <w:tcPr>
            <w:tcW w:w="1035" w:type="dxa"/>
            <w:tcBorders>
              <w:top w:val="nil"/>
              <w:left w:val="nil"/>
              <w:bottom w:val="nil"/>
              <w:right w:val="nil"/>
            </w:tcBorders>
            <w:tcMar>
              <w:top w:w="0" w:type="dxa"/>
              <w:left w:w="0" w:type="dxa"/>
              <w:bottom w:w="0" w:type="dxa"/>
              <w:right w:w="0" w:type="dxa"/>
            </w:tcMar>
          </w:tcPr>
          <w:p w14:paraId="25EC64AC" w14:textId="77777777" w:rsidR="00654099" w:rsidRDefault="00654099">
            <w:pPr>
              <w:spacing w:after="160" w:line="360" w:lineRule="auto"/>
              <w:jc w:val="center"/>
              <w:rPr>
                <w:rFonts w:ascii="Times New Roman" w:eastAsia="Times New Roman" w:hAnsi="Times New Roman" w:cs="Times New Roman"/>
                <w:sz w:val="24"/>
                <w:szCs w:val="24"/>
              </w:rPr>
            </w:pPr>
          </w:p>
        </w:tc>
      </w:tr>
      <w:tr w:rsidR="00654099" w14:paraId="028353A4" w14:textId="77777777">
        <w:trPr>
          <w:trHeight w:val="396"/>
        </w:trPr>
        <w:tc>
          <w:tcPr>
            <w:tcW w:w="2010" w:type="dxa"/>
            <w:vMerge/>
            <w:tcBorders>
              <w:top w:val="nil"/>
              <w:left w:val="nil"/>
              <w:bottom w:val="nil"/>
              <w:right w:val="nil"/>
            </w:tcBorders>
            <w:tcMar>
              <w:top w:w="0" w:type="dxa"/>
              <w:left w:w="0" w:type="dxa"/>
              <w:bottom w:w="0" w:type="dxa"/>
              <w:right w:w="0" w:type="dxa"/>
            </w:tcMar>
          </w:tcPr>
          <w:p w14:paraId="194D887C" w14:textId="77777777" w:rsidR="00654099" w:rsidRDefault="00654099">
            <w:pPr>
              <w:spacing w:line="360" w:lineRule="auto"/>
              <w:rPr>
                <w:rFonts w:ascii="Times New Roman" w:eastAsia="Times New Roman" w:hAnsi="Times New Roman" w:cs="Times New Roman"/>
                <w:sz w:val="24"/>
                <w:szCs w:val="24"/>
              </w:rPr>
            </w:pPr>
          </w:p>
        </w:tc>
        <w:tc>
          <w:tcPr>
            <w:tcW w:w="1815" w:type="dxa"/>
            <w:tcBorders>
              <w:top w:val="nil"/>
              <w:left w:val="nil"/>
              <w:bottom w:val="nil"/>
              <w:right w:val="nil"/>
            </w:tcBorders>
            <w:tcMar>
              <w:top w:w="0" w:type="dxa"/>
              <w:left w:w="0" w:type="dxa"/>
              <w:bottom w:w="0" w:type="dxa"/>
              <w:right w:w="0" w:type="dxa"/>
            </w:tcMar>
          </w:tcPr>
          <w:p w14:paraId="4E79CE7E" w14:textId="77777777" w:rsidR="00654099" w:rsidRDefault="00000000">
            <w:pPr>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 African Descent</w:t>
            </w:r>
          </w:p>
        </w:tc>
        <w:tc>
          <w:tcPr>
            <w:tcW w:w="1230" w:type="dxa"/>
            <w:tcBorders>
              <w:top w:val="nil"/>
              <w:left w:val="nil"/>
              <w:bottom w:val="nil"/>
              <w:right w:val="nil"/>
            </w:tcBorders>
            <w:tcMar>
              <w:top w:w="0" w:type="dxa"/>
              <w:left w:w="0" w:type="dxa"/>
              <w:bottom w:w="0" w:type="dxa"/>
              <w:right w:w="0" w:type="dxa"/>
            </w:tcMar>
          </w:tcPr>
          <w:p w14:paraId="31F3A29F"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2.173</w:t>
            </w:r>
          </w:p>
        </w:tc>
        <w:tc>
          <w:tcPr>
            <w:tcW w:w="1710" w:type="dxa"/>
            <w:tcBorders>
              <w:top w:val="nil"/>
              <w:left w:val="nil"/>
              <w:bottom w:val="nil"/>
              <w:right w:val="nil"/>
            </w:tcBorders>
            <w:tcMar>
              <w:top w:w="0" w:type="dxa"/>
              <w:left w:w="0" w:type="dxa"/>
              <w:bottom w:w="0" w:type="dxa"/>
              <w:right w:w="0" w:type="dxa"/>
            </w:tcMar>
          </w:tcPr>
          <w:p w14:paraId="6AB28859"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125" w:type="dxa"/>
            <w:tcBorders>
              <w:top w:val="nil"/>
              <w:left w:val="nil"/>
              <w:bottom w:val="nil"/>
              <w:right w:val="nil"/>
            </w:tcBorders>
            <w:tcMar>
              <w:top w:w="0" w:type="dxa"/>
              <w:left w:w="0" w:type="dxa"/>
              <w:bottom w:w="0" w:type="dxa"/>
              <w:right w:w="0" w:type="dxa"/>
            </w:tcMar>
          </w:tcPr>
          <w:p w14:paraId="5E25AF53" w14:textId="77777777" w:rsidR="00654099" w:rsidRDefault="00654099">
            <w:pPr>
              <w:spacing w:after="160" w:line="360" w:lineRule="auto"/>
              <w:jc w:val="center"/>
              <w:rPr>
                <w:rFonts w:ascii="Times New Roman" w:eastAsia="Times New Roman" w:hAnsi="Times New Roman" w:cs="Times New Roman"/>
                <w:sz w:val="24"/>
                <w:szCs w:val="24"/>
              </w:rPr>
            </w:pPr>
          </w:p>
        </w:tc>
        <w:tc>
          <w:tcPr>
            <w:tcW w:w="1035" w:type="dxa"/>
            <w:tcBorders>
              <w:top w:val="nil"/>
              <w:left w:val="nil"/>
              <w:bottom w:val="nil"/>
              <w:right w:val="nil"/>
            </w:tcBorders>
            <w:tcMar>
              <w:top w:w="0" w:type="dxa"/>
              <w:left w:w="0" w:type="dxa"/>
              <w:bottom w:w="0" w:type="dxa"/>
              <w:right w:w="0" w:type="dxa"/>
            </w:tcMar>
          </w:tcPr>
          <w:p w14:paraId="66C3D9B1" w14:textId="77777777" w:rsidR="00654099" w:rsidRDefault="00654099">
            <w:pPr>
              <w:spacing w:after="160" w:line="360" w:lineRule="auto"/>
              <w:jc w:val="center"/>
              <w:rPr>
                <w:rFonts w:ascii="Times New Roman" w:eastAsia="Times New Roman" w:hAnsi="Times New Roman" w:cs="Times New Roman"/>
                <w:sz w:val="24"/>
                <w:szCs w:val="24"/>
              </w:rPr>
            </w:pPr>
          </w:p>
        </w:tc>
      </w:tr>
      <w:tr w:rsidR="00654099" w14:paraId="41DF7AD8" w14:textId="77777777">
        <w:trPr>
          <w:trHeight w:val="396"/>
        </w:trPr>
        <w:tc>
          <w:tcPr>
            <w:tcW w:w="2010" w:type="dxa"/>
            <w:vMerge/>
            <w:tcBorders>
              <w:top w:val="nil"/>
              <w:left w:val="nil"/>
              <w:bottom w:val="nil"/>
              <w:right w:val="nil"/>
            </w:tcBorders>
            <w:tcMar>
              <w:top w:w="0" w:type="dxa"/>
              <w:left w:w="0" w:type="dxa"/>
              <w:bottom w:w="0" w:type="dxa"/>
              <w:right w:w="0" w:type="dxa"/>
            </w:tcMar>
          </w:tcPr>
          <w:p w14:paraId="032C631E" w14:textId="77777777" w:rsidR="00654099" w:rsidRDefault="00654099">
            <w:pPr>
              <w:spacing w:line="360" w:lineRule="auto"/>
              <w:rPr>
                <w:rFonts w:ascii="Times New Roman" w:eastAsia="Times New Roman" w:hAnsi="Times New Roman" w:cs="Times New Roman"/>
                <w:sz w:val="24"/>
                <w:szCs w:val="24"/>
              </w:rPr>
            </w:pPr>
          </w:p>
        </w:tc>
        <w:tc>
          <w:tcPr>
            <w:tcW w:w="1815" w:type="dxa"/>
            <w:tcBorders>
              <w:top w:val="nil"/>
              <w:left w:val="nil"/>
              <w:bottom w:val="nil"/>
              <w:right w:val="nil"/>
            </w:tcBorders>
            <w:tcMar>
              <w:top w:w="0" w:type="dxa"/>
              <w:left w:w="0" w:type="dxa"/>
              <w:bottom w:w="0" w:type="dxa"/>
              <w:right w:w="0" w:type="dxa"/>
            </w:tcMar>
          </w:tcPr>
          <w:p w14:paraId="58E333A4" w14:textId="77777777" w:rsidR="00654099" w:rsidRDefault="00000000">
            <w:pPr>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 East Asian</w:t>
            </w:r>
          </w:p>
        </w:tc>
        <w:tc>
          <w:tcPr>
            <w:tcW w:w="1230" w:type="dxa"/>
            <w:tcBorders>
              <w:top w:val="nil"/>
              <w:left w:val="nil"/>
              <w:bottom w:val="nil"/>
              <w:right w:val="nil"/>
            </w:tcBorders>
            <w:tcMar>
              <w:top w:w="0" w:type="dxa"/>
              <w:left w:w="0" w:type="dxa"/>
              <w:bottom w:w="0" w:type="dxa"/>
              <w:right w:w="0" w:type="dxa"/>
            </w:tcMar>
          </w:tcPr>
          <w:p w14:paraId="1F40FED4"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1.213</w:t>
            </w:r>
          </w:p>
        </w:tc>
        <w:tc>
          <w:tcPr>
            <w:tcW w:w="1710" w:type="dxa"/>
            <w:tcBorders>
              <w:top w:val="nil"/>
              <w:left w:val="nil"/>
              <w:bottom w:val="nil"/>
              <w:right w:val="nil"/>
            </w:tcBorders>
            <w:tcMar>
              <w:top w:w="0" w:type="dxa"/>
              <w:left w:w="0" w:type="dxa"/>
              <w:bottom w:w="0" w:type="dxa"/>
              <w:right w:w="0" w:type="dxa"/>
            </w:tcMar>
          </w:tcPr>
          <w:p w14:paraId="1B7CDE90"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2.198</w:t>
            </w:r>
          </w:p>
        </w:tc>
        <w:tc>
          <w:tcPr>
            <w:tcW w:w="1125" w:type="dxa"/>
            <w:tcBorders>
              <w:top w:val="nil"/>
              <w:left w:val="nil"/>
              <w:bottom w:val="nil"/>
              <w:right w:val="nil"/>
            </w:tcBorders>
            <w:tcMar>
              <w:top w:w="0" w:type="dxa"/>
              <w:left w:w="0" w:type="dxa"/>
              <w:bottom w:w="0" w:type="dxa"/>
              <w:right w:w="0" w:type="dxa"/>
            </w:tcMar>
          </w:tcPr>
          <w:p w14:paraId="20730219"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35" w:type="dxa"/>
            <w:tcBorders>
              <w:top w:val="nil"/>
              <w:left w:val="nil"/>
              <w:bottom w:val="nil"/>
              <w:right w:val="nil"/>
            </w:tcBorders>
            <w:tcMar>
              <w:top w:w="0" w:type="dxa"/>
              <w:left w:w="0" w:type="dxa"/>
              <w:bottom w:w="0" w:type="dxa"/>
              <w:right w:w="0" w:type="dxa"/>
            </w:tcMar>
          </w:tcPr>
          <w:p w14:paraId="77242D01" w14:textId="77777777" w:rsidR="00654099" w:rsidRDefault="00654099">
            <w:pPr>
              <w:spacing w:after="160" w:line="360" w:lineRule="auto"/>
              <w:jc w:val="center"/>
              <w:rPr>
                <w:rFonts w:ascii="Times New Roman" w:eastAsia="Times New Roman" w:hAnsi="Times New Roman" w:cs="Times New Roman"/>
                <w:sz w:val="24"/>
                <w:szCs w:val="24"/>
              </w:rPr>
            </w:pPr>
          </w:p>
        </w:tc>
      </w:tr>
      <w:tr w:rsidR="00654099" w14:paraId="45942559" w14:textId="77777777">
        <w:trPr>
          <w:trHeight w:val="396"/>
        </w:trPr>
        <w:tc>
          <w:tcPr>
            <w:tcW w:w="2010" w:type="dxa"/>
            <w:vMerge/>
            <w:tcBorders>
              <w:top w:val="nil"/>
              <w:left w:val="nil"/>
              <w:bottom w:val="single" w:sz="8" w:space="0" w:color="000000"/>
              <w:right w:val="nil"/>
            </w:tcBorders>
            <w:tcMar>
              <w:top w:w="0" w:type="dxa"/>
              <w:left w:w="0" w:type="dxa"/>
              <w:bottom w:w="0" w:type="dxa"/>
              <w:right w:w="0" w:type="dxa"/>
            </w:tcMar>
          </w:tcPr>
          <w:p w14:paraId="3578977F" w14:textId="77777777" w:rsidR="00654099" w:rsidRDefault="00654099">
            <w:pPr>
              <w:spacing w:line="360" w:lineRule="auto"/>
              <w:rPr>
                <w:rFonts w:ascii="Times New Roman" w:eastAsia="Times New Roman" w:hAnsi="Times New Roman" w:cs="Times New Roman"/>
                <w:sz w:val="24"/>
                <w:szCs w:val="24"/>
              </w:rPr>
            </w:pPr>
          </w:p>
        </w:tc>
        <w:tc>
          <w:tcPr>
            <w:tcW w:w="1815" w:type="dxa"/>
            <w:tcBorders>
              <w:top w:val="nil"/>
              <w:left w:val="nil"/>
              <w:bottom w:val="single" w:sz="8" w:space="0" w:color="000000"/>
              <w:right w:val="nil"/>
            </w:tcBorders>
            <w:tcMar>
              <w:top w:w="0" w:type="dxa"/>
              <w:left w:w="0" w:type="dxa"/>
              <w:bottom w:w="0" w:type="dxa"/>
              <w:right w:w="0" w:type="dxa"/>
            </w:tcMar>
          </w:tcPr>
          <w:p w14:paraId="6E58B39B" w14:textId="77777777" w:rsidR="00654099" w:rsidRDefault="00000000">
            <w:pPr>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 Andean</w:t>
            </w:r>
          </w:p>
        </w:tc>
        <w:tc>
          <w:tcPr>
            <w:tcW w:w="1230" w:type="dxa"/>
            <w:tcBorders>
              <w:top w:val="nil"/>
              <w:left w:val="nil"/>
              <w:bottom w:val="single" w:sz="8" w:space="0" w:color="000000"/>
              <w:right w:val="nil"/>
            </w:tcBorders>
            <w:tcMar>
              <w:top w:w="0" w:type="dxa"/>
              <w:left w:w="0" w:type="dxa"/>
              <w:bottom w:w="0" w:type="dxa"/>
              <w:right w:w="0" w:type="dxa"/>
            </w:tcMar>
          </w:tcPr>
          <w:p w14:paraId="5BEF44A8"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1.241</w:t>
            </w:r>
          </w:p>
        </w:tc>
        <w:tc>
          <w:tcPr>
            <w:tcW w:w="1710" w:type="dxa"/>
            <w:tcBorders>
              <w:top w:val="nil"/>
              <w:left w:val="nil"/>
              <w:bottom w:val="single" w:sz="8" w:space="0" w:color="000000"/>
              <w:right w:val="nil"/>
            </w:tcBorders>
            <w:tcMar>
              <w:top w:w="0" w:type="dxa"/>
              <w:left w:w="0" w:type="dxa"/>
              <w:bottom w:w="0" w:type="dxa"/>
              <w:right w:w="0" w:type="dxa"/>
            </w:tcMar>
          </w:tcPr>
          <w:p w14:paraId="0529CAE9"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1.565</w:t>
            </w:r>
          </w:p>
        </w:tc>
        <w:tc>
          <w:tcPr>
            <w:tcW w:w="1125" w:type="dxa"/>
            <w:tcBorders>
              <w:top w:val="nil"/>
              <w:left w:val="nil"/>
              <w:bottom w:val="single" w:sz="8" w:space="0" w:color="000000"/>
              <w:right w:val="nil"/>
            </w:tcBorders>
            <w:tcMar>
              <w:top w:w="0" w:type="dxa"/>
              <w:left w:w="0" w:type="dxa"/>
              <w:bottom w:w="0" w:type="dxa"/>
              <w:right w:w="0" w:type="dxa"/>
            </w:tcMar>
          </w:tcPr>
          <w:p w14:paraId="2F59F302"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1.265</w:t>
            </w:r>
          </w:p>
        </w:tc>
        <w:tc>
          <w:tcPr>
            <w:tcW w:w="1035" w:type="dxa"/>
            <w:tcBorders>
              <w:top w:val="nil"/>
              <w:left w:val="nil"/>
              <w:bottom w:val="single" w:sz="8" w:space="0" w:color="000000"/>
              <w:right w:val="nil"/>
            </w:tcBorders>
            <w:tcMar>
              <w:top w:w="0" w:type="dxa"/>
              <w:left w:w="0" w:type="dxa"/>
              <w:bottom w:w="0" w:type="dxa"/>
              <w:right w:w="0" w:type="dxa"/>
            </w:tcMar>
          </w:tcPr>
          <w:p w14:paraId="28CC6D91"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654099" w14:paraId="3CC354D2" w14:textId="77777777">
        <w:trPr>
          <w:trHeight w:val="396"/>
        </w:trPr>
        <w:tc>
          <w:tcPr>
            <w:tcW w:w="2010" w:type="dxa"/>
            <w:vMerge w:val="restart"/>
            <w:tcBorders>
              <w:top w:val="single" w:sz="8" w:space="0" w:color="000000"/>
              <w:left w:val="nil"/>
              <w:bottom w:val="single" w:sz="12" w:space="0" w:color="111111"/>
              <w:right w:val="nil"/>
            </w:tcBorders>
            <w:tcMar>
              <w:top w:w="0" w:type="dxa"/>
              <w:left w:w="0" w:type="dxa"/>
              <w:bottom w:w="0" w:type="dxa"/>
              <w:right w:w="0" w:type="dxa"/>
            </w:tcMar>
          </w:tcPr>
          <w:p w14:paraId="5F69A0B8" w14:textId="77777777" w:rsidR="00654099" w:rsidRDefault="00000000">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Female</w:t>
            </w:r>
          </w:p>
        </w:tc>
        <w:tc>
          <w:tcPr>
            <w:tcW w:w="1815" w:type="dxa"/>
            <w:tcBorders>
              <w:top w:val="single" w:sz="8" w:space="0" w:color="000000"/>
              <w:left w:val="nil"/>
              <w:bottom w:val="nil"/>
              <w:right w:val="nil"/>
            </w:tcBorders>
            <w:tcMar>
              <w:top w:w="0" w:type="dxa"/>
              <w:left w:w="0" w:type="dxa"/>
              <w:bottom w:w="0" w:type="dxa"/>
              <w:right w:w="0" w:type="dxa"/>
            </w:tcMar>
          </w:tcPr>
          <w:p w14:paraId="7247A76E" w14:textId="77777777" w:rsidR="00654099" w:rsidRDefault="00000000">
            <w:pPr>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1. Italian</w:t>
            </w:r>
          </w:p>
        </w:tc>
        <w:tc>
          <w:tcPr>
            <w:tcW w:w="1230" w:type="dxa"/>
            <w:tcBorders>
              <w:top w:val="single" w:sz="8" w:space="0" w:color="000000"/>
              <w:left w:val="nil"/>
              <w:bottom w:val="nil"/>
              <w:right w:val="nil"/>
            </w:tcBorders>
            <w:tcMar>
              <w:top w:w="0" w:type="dxa"/>
              <w:left w:w="0" w:type="dxa"/>
              <w:bottom w:w="0" w:type="dxa"/>
              <w:right w:w="0" w:type="dxa"/>
            </w:tcMar>
          </w:tcPr>
          <w:p w14:paraId="41EF1914"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710" w:type="dxa"/>
            <w:tcBorders>
              <w:top w:val="single" w:sz="8" w:space="0" w:color="000000"/>
              <w:left w:val="nil"/>
              <w:bottom w:val="nil"/>
              <w:right w:val="nil"/>
            </w:tcBorders>
            <w:tcMar>
              <w:top w:w="0" w:type="dxa"/>
              <w:left w:w="0" w:type="dxa"/>
              <w:bottom w:w="0" w:type="dxa"/>
              <w:right w:w="0" w:type="dxa"/>
            </w:tcMar>
          </w:tcPr>
          <w:p w14:paraId="0CA1E052" w14:textId="77777777" w:rsidR="00654099" w:rsidRDefault="00654099">
            <w:pPr>
              <w:spacing w:after="160" w:line="360" w:lineRule="auto"/>
              <w:jc w:val="center"/>
              <w:rPr>
                <w:rFonts w:ascii="Times New Roman" w:eastAsia="Times New Roman" w:hAnsi="Times New Roman" w:cs="Times New Roman"/>
                <w:sz w:val="24"/>
                <w:szCs w:val="24"/>
              </w:rPr>
            </w:pPr>
          </w:p>
        </w:tc>
        <w:tc>
          <w:tcPr>
            <w:tcW w:w="1125" w:type="dxa"/>
            <w:tcBorders>
              <w:top w:val="single" w:sz="8" w:space="0" w:color="000000"/>
              <w:left w:val="nil"/>
              <w:bottom w:val="nil"/>
              <w:right w:val="nil"/>
            </w:tcBorders>
            <w:tcMar>
              <w:top w:w="0" w:type="dxa"/>
              <w:left w:w="0" w:type="dxa"/>
              <w:bottom w:w="0" w:type="dxa"/>
              <w:right w:w="0" w:type="dxa"/>
            </w:tcMar>
          </w:tcPr>
          <w:p w14:paraId="39276B47" w14:textId="77777777" w:rsidR="00654099" w:rsidRDefault="00654099">
            <w:pPr>
              <w:spacing w:after="160" w:line="360" w:lineRule="auto"/>
              <w:jc w:val="center"/>
              <w:rPr>
                <w:rFonts w:ascii="Times New Roman" w:eastAsia="Times New Roman" w:hAnsi="Times New Roman" w:cs="Times New Roman"/>
                <w:sz w:val="24"/>
                <w:szCs w:val="24"/>
              </w:rPr>
            </w:pPr>
          </w:p>
        </w:tc>
        <w:tc>
          <w:tcPr>
            <w:tcW w:w="1035" w:type="dxa"/>
            <w:tcBorders>
              <w:top w:val="single" w:sz="8" w:space="0" w:color="000000"/>
              <w:left w:val="nil"/>
              <w:bottom w:val="nil"/>
              <w:right w:val="nil"/>
            </w:tcBorders>
            <w:tcMar>
              <w:top w:w="0" w:type="dxa"/>
              <w:left w:w="0" w:type="dxa"/>
              <w:bottom w:w="0" w:type="dxa"/>
              <w:right w:w="0" w:type="dxa"/>
            </w:tcMar>
          </w:tcPr>
          <w:p w14:paraId="384B5331" w14:textId="77777777" w:rsidR="00654099" w:rsidRDefault="00654099">
            <w:pPr>
              <w:spacing w:after="160" w:line="360" w:lineRule="auto"/>
              <w:jc w:val="center"/>
              <w:rPr>
                <w:rFonts w:ascii="Times New Roman" w:eastAsia="Times New Roman" w:hAnsi="Times New Roman" w:cs="Times New Roman"/>
                <w:sz w:val="24"/>
                <w:szCs w:val="24"/>
              </w:rPr>
            </w:pPr>
          </w:p>
        </w:tc>
      </w:tr>
      <w:tr w:rsidR="00654099" w14:paraId="40319BC8" w14:textId="77777777">
        <w:trPr>
          <w:trHeight w:val="396"/>
        </w:trPr>
        <w:tc>
          <w:tcPr>
            <w:tcW w:w="2010" w:type="dxa"/>
            <w:vMerge/>
            <w:tcBorders>
              <w:top w:val="nil"/>
              <w:left w:val="nil"/>
              <w:bottom w:val="single" w:sz="12" w:space="0" w:color="111111"/>
              <w:right w:val="nil"/>
            </w:tcBorders>
            <w:tcMar>
              <w:top w:w="0" w:type="dxa"/>
              <w:left w:w="0" w:type="dxa"/>
              <w:bottom w:w="0" w:type="dxa"/>
              <w:right w:w="0" w:type="dxa"/>
            </w:tcMar>
          </w:tcPr>
          <w:p w14:paraId="2C99C3D9" w14:textId="77777777" w:rsidR="00654099" w:rsidRDefault="00654099">
            <w:pPr>
              <w:spacing w:line="360" w:lineRule="auto"/>
              <w:rPr>
                <w:rFonts w:ascii="Times New Roman" w:eastAsia="Times New Roman" w:hAnsi="Times New Roman" w:cs="Times New Roman"/>
                <w:sz w:val="24"/>
                <w:szCs w:val="24"/>
              </w:rPr>
            </w:pPr>
          </w:p>
        </w:tc>
        <w:tc>
          <w:tcPr>
            <w:tcW w:w="1815" w:type="dxa"/>
            <w:tcBorders>
              <w:top w:val="nil"/>
              <w:left w:val="nil"/>
              <w:bottom w:val="nil"/>
              <w:right w:val="nil"/>
            </w:tcBorders>
            <w:tcMar>
              <w:top w:w="0" w:type="dxa"/>
              <w:left w:w="0" w:type="dxa"/>
              <w:bottom w:w="0" w:type="dxa"/>
              <w:right w:w="0" w:type="dxa"/>
            </w:tcMar>
          </w:tcPr>
          <w:p w14:paraId="21FB2138" w14:textId="77777777" w:rsidR="00654099" w:rsidRDefault="00000000">
            <w:pPr>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 African Descent</w:t>
            </w:r>
          </w:p>
        </w:tc>
        <w:tc>
          <w:tcPr>
            <w:tcW w:w="1230" w:type="dxa"/>
            <w:tcBorders>
              <w:top w:val="nil"/>
              <w:left w:val="nil"/>
              <w:bottom w:val="nil"/>
              <w:right w:val="nil"/>
            </w:tcBorders>
            <w:tcMar>
              <w:top w:w="0" w:type="dxa"/>
              <w:left w:w="0" w:type="dxa"/>
              <w:bottom w:w="0" w:type="dxa"/>
              <w:right w:w="0" w:type="dxa"/>
            </w:tcMar>
          </w:tcPr>
          <w:p w14:paraId="3A361C76"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2.469</w:t>
            </w:r>
          </w:p>
        </w:tc>
        <w:tc>
          <w:tcPr>
            <w:tcW w:w="1710" w:type="dxa"/>
            <w:tcBorders>
              <w:top w:val="nil"/>
              <w:left w:val="nil"/>
              <w:bottom w:val="nil"/>
              <w:right w:val="nil"/>
            </w:tcBorders>
            <w:tcMar>
              <w:top w:w="0" w:type="dxa"/>
              <w:left w:w="0" w:type="dxa"/>
              <w:bottom w:w="0" w:type="dxa"/>
              <w:right w:w="0" w:type="dxa"/>
            </w:tcMar>
          </w:tcPr>
          <w:p w14:paraId="48EEC0C5"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125" w:type="dxa"/>
            <w:tcBorders>
              <w:top w:val="nil"/>
              <w:left w:val="nil"/>
              <w:bottom w:val="nil"/>
              <w:right w:val="nil"/>
            </w:tcBorders>
            <w:tcMar>
              <w:top w:w="0" w:type="dxa"/>
              <w:left w:w="0" w:type="dxa"/>
              <w:bottom w:w="0" w:type="dxa"/>
              <w:right w:w="0" w:type="dxa"/>
            </w:tcMar>
          </w:tcPr>
          <w:p w14:paraId="0A66209C" w14:textId="77777777" w:rsidR="00654099" w:rsidRDefault="00654099">
            <w:pPr>
              <w:spacing w:after="160" w:line="360" w:lineRule="auto"/>
              <w:jc w:val="center"/>
              <w:rPr>
                <w:rFonts w:ascii="Times New Roman" w:eastAsia="Times New Roman" w:hAnsi="Times New Roman" w:cs="Times New Roman"/>
                <w:sz w:val="24"/>
                <w:szCs w:val="24"/>
              </w:rPr>
            </w:pPr>
          </w:p>
        </w:tc>
        <w:tc>
          <w:tcPr>
            <w:tcW w:w="1035" w:type="dxa"/>
            <w:tcBorders>
              <w:top w:val="nil"/>
              <w:left w:val="nil"/>
              <w:bottom w:val="nil"/>
              <w:right w:val="nil"/>
            </w:tcBorders>
            <w:tcMar>
              <w:top w:w="0" w:type="dxa"/>
              <w:left w:w="0" w:type="dxa"/>
              <w:bottom w:w="0" w:type="dxa"/>
              <w:right w:w="0" w:type="dxa"/>
            </w:tcMar>
          </w:tcPr>
          <w:p w14:paraId="0AFDA863" w14:textId="77777777" w:rsidR="00654099" w:rsidRDefault="00654099">
            <w:pPr>
              <w:spacing w:after="160" w:line="360" w:lineRule="auto"/>
              <w:jc w:val="center"/>
              <w:rPr>
                <w:rFonts w:ascii="Times New Roman" w:eastAsia="Times New Roman" w:hAnsi="Times New Roman" w:cs="Times New Roman"/>
                <w:sz w:val="24"/>
                <w:szCs w:val="24"/>
              </w:rPr>
            </w:pPr>
          </w:p>
        </w:tc>
      </w:tr>
      <w:tr w:rsidR="00654099" w14:paraId="386ED278" w14:textId="77777777">
        <w:trPr>
          <w:trHeight w:val="396"/>
        </w:trPr>
        <w:tc>
          <w:tcPr>
            <w:tcW w:w="2010" w:type="dxa"/>
            <w:vMerge/>
            <w:tcBorders>
              <w:top w:val="nil"/>
              <w:left w:val="nil"/>
              <w:bottom w:val="single" w:sz="12" w:space="0" w:color="111111"/>
              <w:right w:val="nil"/>
            </w:tcBorders>
            <w:tcMar>
              <w:top w:w="0" w:type="dxa"/>
              <w:left w:w="0" w:type="dxa"/>
              <w:bottom w:w="0" w:type="dxa"/>
              <w:right w:w="0" w:type="dxa"/>
            </w:tcMar>
          </w:tcPr>
          <w:p w14:paraId="4A321BE0" w14:textId="77777777" w:rsidR="00654099" w:rsidRDefault="00654099">
            <w:pPr>
              <w:spacing w:line="360" w:lineRule="auto"/>
              <w:rPr>
                <w:rFonts w:ascii="Times New Roman" w:eastAsia="Times New Roman" w:hAnsi="Times New Roman" w:cs="Times New Roman"/>
                <w:sz w:val="24"/>
                <w:szCs w:val="24"/>
              </w:rPr>
            </w:pPr>
          </w:p>
        </w:tc>
        <w:tc>
          <w:tcPr>
            <w:tcW w:w="1815" w:type="dxa"/>
            <w:tcBorders>
              <w:top w:val="nil"/>
              <w:left w:val="nil"/>
              <w:bottom w:val="nil"/>
              <w:right w:val="nil"/>
            </w:tcBorders>
            <w:tcMar>
              <w:top w:w="0" w:type="dxa"/>
              <w:left w:w="0" w:type="dxa"/>
              <w:bottom w:w="0" w:type="dxa"/>
              <w:right w:w="0" w:type="dxa"/>
            </w:tcMar>
          </w:tcPr>
          <w:p w14:paraId="7F644081" w14:textId="77777777" w:rsidR="00654099" w:rsidRDefault="00000000">
            <w:pPr>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 East Asian</w:t>
            </w:r>
          </w:p>
        </w:tc>
        <w:tc>
          <w:tcPr>
            <w:tcW w:w="1230" w:type="dxa"/>
            <w:tcBorders>
              <w:top w:val="nil"/>
              <w:left w:val="nil"/>
              <w:bottom w:val="nil"/>
              <w:right w:val="nil"/>
            </w:tcBorders>
            <w:tcMar>
              <w:top w:w="0" w:type="dxa"/>
              <w:left w:w="0" w:type="dxa"/>
              <w:bottom w:w="0" w:type="dxa"/>
              <w:right w:w="0" w:type="dxa"/>
            </w:tcMar>
          </w:tcPr>
          <w:p w14:paraId="440B96CA"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1.195</w:t>
            </w:r>
          </w:p>
        </w:tc>
        <w:tc>
          <w:tcPr>
            <w:tcW w:w="1710" w:type="dxa"/>
            <w:tcBorders>
              <w:top w:val="nil"/>
              <w:left w:val="nil"/>
              <w:bottom w:val="nil"/>
              <w:right w:val="nil"/>
            </w:tcBorders>
            <w:tcMar>
              <w:top w:w="0" w:type="dxa"/>
              <w:left w:w="0" w:type="dxa"/>
              <w:bottom w:w="0" w:type="dxa"/>
              <w:right w:w="0" w:type="dxa"/>
            </w:tcMar>
          </w:tcPr>
          <w:p w14:paraId="0BA49C07"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2.259</w:t>
            </w:r>
          </w:p>
        </w:tc>
        <w:tc>
          <w:tcPr>
            <w:tcW w:w="1125" w:type="dxa"/>
            <w:tcBorders>
              <w:top w:val="nil"/>
              <w:left w:val="nil"/>
              <w:bottom w:val="nil"/>
              <w:right w:val="nil"/>
            </w:tcBorders>
            <w:tcMar>
              <w:top w:w="0" w:type="dxa"/>
              <w:left w:w="0" w:type="dxa"/>
              <w:bottom w:w="0" w:type="dxa"/>
              <w:right w:w="0" w:type="dxa"/>
            </w:tcMar>
          </w:tcPr>
          <w:p w14:paraId="45026773"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35" w:type="dxa"/>
            <w:tcBorders>
              <w:top w:val="nil"/>
              <w:left w:val="nil"/>
              <w:bottom w:val="nil"/>
              <w:right w:val="nil"/>
            </w:tcBorders>
            <w:tcMar>
              <w:top w:w="0" w:type="dxa"/>
              <w:left w:w="0" w:type="dxa"/>
              <w:bottom w:w="0" w:type="dxa"/>
              <w:right w:w="0" w:type="dxa"/>
            </w:tcMar>
          </w:tcPr>
          <w:p w14:paraId="08477561" w14:textId="77777777" w:rsidR="00654099" w:rsidRDefault="00654099">
            <w:pPr>
              <w:spacing w:after="160" w:line="360" w:lineRule="auto"/>
              <w:jc w:val="center"/>
              <w:rPr>
                <w:rFonts w:ascii="Times New Roman" w:eastAsia="Times New Roman" w:hAnsi="Times New Roman" w:cs="Times New Roman"/>
                <w:sz w:val="24"/>
                <w:szCs w:val="24"/>
              </w:rPr>
            </w:pPr>
          </w:p>
        </w:tc>
      </w:tr>
      <w:tr w:rsidR="00654099" w14:paraId="0A07521F" w14:textId="77777777">
        <w:trPr>
          <w:trHeight w:val="396"/>
        </w:trPr>
        <w:tc>
          <w:tcPr>
            <w:tcW w:w="2010" w:type="dxa"/>
            <w:vMerge/>
            <w:tcBorders>
              <w:top w:val="nil"/>
              <w:left w:val="nil"/>
              <w:bottom w:val="single" w:sz="12" w:space="0" w:color="111111"/>
              <w:right w:val="nil"/>
            </w:tcBorders>
            <w:tcMar>
              <w:top w:w="0" w:type="dxa"/>
              <w:left w:w="0" w:type="dxa"/>
              <w:bottom w:w="0" w:type="dxa"/>
              <w:right w:w="0" w:type="dxa"/>
            </w:tcMar>
          </w:tcPr>
          <w:p w14:paraId="0E8D2355" w14:textId="77777777" w:rsidR="00654099" w:rsidRDefault="00654099">
            <w:pPr>
              <w:spacing w:line="360" w:lineRule="auto"/>
              <w:rPr>
                <w:rFonts w:ascii="Times New Roman" w:eastAsia="Times New Roman" w:hAnsi="Times New Roman" w:cs="Times New Roman"/>
                <w:sz w:val="24"/>
                <w:szCs w:val="24"/>
              </w:rPr>
            </w:pPr>
          </w:p>
        </w:tc>
        <w:tc>
          <w:tcPr>
            <w:tcW w:w="1815" w:type="dxa"/>
            <w:tcBorders>
              <w:top w:val="nil"/>
              <w:left w:val="nil"/>
              <w:bottom w:val="single" w:sz="12" w:space="0" w:color="111111"/>
              <w:right w:val="nil"/>
            </w:tcBorders>
            <w:tcMar>
              <w:top w:w="0" w:type="dxa"/>
              <w:left w:w="0" w:type="dxa"/>
              <w:bottom w:w="0" w:type="dxa"/>
              <w:right w:w="0" w:type="dxa"/>
            </w:tcMar>
          </w:tcPr>
          <w:p w14:paraId="57913045" w14:textId="77777777" w:rsidR="00654099" w:rsidRDefault="00000000">
            <w:pPr>
              <w:spacing w:after="16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 Andean</w:t>
            </w:r>
          </w:p>
        </w:tc>
        <w:tc>
          <w:tcPr>
            <w:tcW w:w="1230" w:type="dxa"/>
            <w:tcBorders>
              <w:top w:val="nil"/>
              <w:left w:val="nil"/>
              <w:bottom w:val="single" w:sz="12" w:space="0" w:color="111111"/>
              <w:right w:val="nil"/>
            </w:tcBorders>
            <w:tcMar>
              <w:top w:w="0" w:type="dxa"/>
              <w:left w:w="0" w:type="dxa"/>
              <w:bottom w:w="0" w:type="dxa"/>
              <w:right w:w="0" w:type="dxa"/>
            </w:tcMar>
          </w:tcPr>
          <w:p w14:paraId="77F5B056"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1.499</w:t>
            </w:r>
          </w:p>
        </w:tc>
        <w:tc>
          <w:tcPr>
            <w:tcW w:w="1710" w:type="dxa"/>
            <w:tcBorders>
              <w:top w:val="nil"/>
              <w:left w:val="nil"/>
              <w:bottom w:val="single" w:sz="12" w:space="0" w:color="111111"/>
              <w:right w:val="nil"/>
            </w:tcBorders>
            <w:tcMar>
              <w:top w:w="0" w:type="dxa"/>
              <w:left w:w="0" w:type="dxa"/>
              <w:bottom w:w="0" w:type="dxa"/>
              <w:right w:w="0" w:type="dxa"/>
            </w:tcMar>
          </w:tcPr>
          <w:p w14:paraId="277ADB50"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1.824</w:t>
            </w:r>
          </w:p>
        </w:tc>
        <w:tc>
          <w:tcPr>
            <w:tcW w:w="1125" w:type="dxa"/>
            <w:tcBorders>
              <w:top w:val="nil"/>
              <w:left w:val="nil"/>
              <w:bottom w:val="single" w:sz="12" w:space="0" w:color="111111"/>
              <w:right w:val="nil"/>
            </w:tcBorders>
            <w:tcMar>
              <w:top w:w="0" w:type="dxa"/>
              <w:left w:w="0" w:type="dxa"/>
              <w:bottom w:w="0" w:type="dxa"/>
              <w:right w:w="0" w:type="dxa"/>
            </w:tcMar>
          </w:tcPr>
          <w:p w14:paraId="2F3C6082"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1.124</w:t>
            </w:r>
          </w:p>
        </w:tc>
        <w:tc>
          <w:tcPr>
            <w:tcW w:w="1035" w:type="dxa"/>
            <w:tcBorders>
              <w:top w:val="nil"/>
              <w:left w:val="nil"/>
              <w:bottom w:val="single" w:sz="12" w:space="0" w:color="111111"/>
              <w:right w:val="nil"/>
            </w:tcBorders>
            <w:tcMar>
              <w:top w:w="0" w:type="dxa"/>
              <w:left w:w="0" w:type="dxa"/>
              <w:bottom w:w="0" w:type="dxa"/>
              <w:right w:w="0" w:type="dxa"/>
            </w:tcMar>
          </w:tcPr>
          <w:p w14:paraId="3A4F29E7" w14:textId="77777777" w:rsidR="00654099"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55E62283" w14:textId="77777777" w:rsidR="00654099" w:rsidRPr="004928D8" w:rsidRDefault="00000000">
      <w:pPr>
        <w:spacing w:after="160" w:line="360" w:lineRule="auto"/>
        <w:jc w:val="center"/>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 </w:t>
      </w:r>
      <w:r w:rsidRPr="004928D8">
        <w:rPr>
          <w:rFonts w:ascii="Times New Roman" w:eastAsia="Times New Roman" w:hAnsi="Times New Roman" w:cs="Times New Roman"/>
          <w:i/>
          <w:iCs/>
          <w:sz w:val="24"/>
          <w:szCs w:val="24"/>
          <w:lang w:val="en-US"/>
        </w:rPr>
        <w:t>Note</w:t>
      </w:r>
      <w:r w:rsidRPr="004928D8">
        <w:rPr>
          <w:rFonts w:ascii="Times New Roman" w:eastAsia="Times New Roman" w:hAnsi="Times New Roman" w:cs="Times New Roman"/>
          <w:sz w:val="24"/>
          <w:szCs w:val="24"/>
          <w:lang w:val="en-US"/>
        </w:rPr>
        <w:t>. Values indicate the 3D MDS centroid distances between the four stimulus groups in Euclidean units</w:t>
      </w:r>
      <w:r w:rsidRPr="004928D8">
        <w:rPr>
          <w:rFonts w:ascii="Times New Roman" w:eastAsia="Times New Roman" w:hAnsi="Times New Roman" w:cs="Times New Roman"/>
          <w:lang w:val="en-US"/>
        </w:rPr>
        <w:t>³</w:t>
      </w:r>
      <w:r w:rsidRPr="004928D8">
        <w:rPr>
          <w:rFonts w:ascii="Times New Roman" w:eastAsia="Times New Roman" w:hAnsi="Times New Roman" w:cs="Times New Roman"/>
          <w:sz w:val="24"/>
          <w:szCs w:val="24"/>
          <w:lang w:val="en-US"/>
        </w:rPr>
        <w:t>.</w:t>
      </w:r>
    </w:p>
    <w:p w14:paraId="78C6DEB8"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Furthermore, S2 confirmed the consistent spatial mapping observed in S1 regarding the relative distances from the ingroup to the three outgroups (in </w:t>
      </w:r>
      <w:r w:rsidRPr="004928D8">
        <w:rPr>
          <w:rFonts w:ascii="Times New Roman" w:eastAsia="Times New Roman" w:hAnsi="Times New Roman" w:cs="Times New Roman"/>
          <w:sz w:val="24"/>
          <w:szCs w:val="24"/>
          <w:highlight w:val="yellow"/>
          <w:lang w:val="en-US"/>
        </w:rPr>
        <w:t xml:space="preserve">Figure </w:t>
      </w:r>
      <w:r w:rsidRPr="004928D8">
        <w:rPr>
          <w:rFonts w:ascii="Times New Roman" w:eastAsia="Times New Roman" w:hAnsi="Times New Roman" w:cs="Times New Roman"/>
          <w:sz w:val="24"/>
          <w:szCs w:val="24"/>
          <w:lang w:val="en-US"/>
        </w:rPr>
        <w:t xml:space="preserve">8). For both stimulus genders, a clear and identical perceptual gradient emerged: East Asian stimuli were consistently perceived as the most similar to the Italian ingroup (distance = 1.21 for males; distance = 1.20 for females), followed by Andean stimuli (distance = 1.24 for males; 1.50 for females). Conversely, the African Descent faces were </w:t>
      </w:r>
      <w:r w:rsidRPr="004928D8">
        <w:rPr>
          <w:rFonts w:ascii="Times New Roman" w:eastAsia="Times New Roman" w:hAnsi="Times New Roman" w:cs="Times New Roman"/>
          <w:sz w:val="24"/>
          <w:szCs w:val="24"/>
          <w:highlight w:val="yellow"/>
          <w:lang w:val="en-US"/>
        </w:rPr>
        <w:t xml:space="preserve">anchored </w:t>
      </w:r>
      <w:r w:rsidRPr="004928D8">
        <w:rPr>
          <w:rFonts w:ascii="Times New Roman" w:eastAsia="Times New Roman" w:hAnsi="Times New Roman" w:cs="Times New Roman"/>
          <w:sz w:val="24"/>
          <w:szCs w:val="24"/>
          <w:lang w:val="en-US"/>
        </w:rPr>
        <w:t>as the most distant from the ingroup (distance = 2.17 for males; distance = 2.47 for females). Overall, the replication of the spatial pattern seems to suggest the presence of a robust, shared perceptual strategy for social categorization across both studies, providing a solid theoretical and geometric foundation for the subsequent statistical operationalizations.</w:t>
      </w:r>
    </w:p>
    <w:p w14:paraId="005B1E9A" w14:textId="77777777" w:rsidR="00654099" w:rsidRPr="004928D8" w:rsidRDefault="00654099">
      <w:pPr>
        <w:spacing w:line="360" w:lineRule="auto"/>
        <w:rPr>
          <w:rFonts w:ascii="Times New Roman" w:eastAsia="Times New Roman" w:hAnsi="Times New Roman" w:cs="Times New Roman"/>
          <w:i/>
          <w:iCs/>
          <w:sz w:val="24"/>
          <w:szCs w:val="24"/>
          <w:lang w:val="en-US"/>
        </w:rPr>
      </w:pPr>
    </w:p>
    <w:p w14:paraId="42B1A0D5" w14:textId="77777777" w:rsidR="00654099" w:rsidRPr="004928D8" w:rsidRDefault="00000000">
      <w:pPr>
        <w:spacing w:line="360" w:lineRule="auto"/>
        <w:rPr>
          <w:rFonts w:ascii="Times New Roman" w:eastAsia="Times New Roman" w:hAnsi="Times New Roman" w:cs="Times New Roman"/>
          <w:b/>
          <w:bCs/>
          <w:sz w:val="24"/>
          <w:szCs w:val="24"/>
          <w:lang w:val="en-US"/>
        </w:rPr>
      </w:pPr>
      <w:r w:rsidRPr="004928D8">
        <w:rPr>
          <w:rFonts w:ascii="Times New Roman" w:eastAsia="Times New Roman" w:hAnsi="Times New Roman" w:cs="Times New Roman"/>
          <w:b/>
          <w:bCs/>
          <w:sz w:val="24"/>
          <w:szCs w:val="24"/>
          <w:lang w:val="en-US"/>
        </w:rPr>
        <w:t>Figure 8</w:t>
      </w:r>
    </w:p>
    <w:p w14:paraId="3373EFA3" w14:textId="77777777" w:rsidR="00654099" w:rsidRPr="004928D8" w:rsidRDefault="00000000">
      <w:pPr>
        <w:spacing w:line="360" w:lineRule="auto"/>
        <w:rPr>
          <w:rFonts w:ascii="Times New Roman" w:eastAsia="Times New Roman" w:hAnsi="Times New Roman" w:cs="Times New Roman"/>
          <w:i/>
          <w:iCs/>
          <w:sz w:val="24"/>
          <w:szCs w:val="24"/>
          <w:lang w:val="en-US"/>
        </w:rPr>
      </w:pPr>
      <w:r w:rsidRPr="004928D8">
        <w:rPr>
          <w:rFonts w:ascii="Times New Roman" w:eastAsia="Times New Roman" w:hAnsi="Times New Roman" w:cs="Times New Roman"/>
          <w:i/>
          <w:iCs/>
          <w:sz w:val="24"/>
          <w:szCs w:val="24"/>
          <w:lang w:val="en-US"/>
        </w:rPr>
        <w:t>3D MDS Spatial Distance of Minority-group Centroids from the Majority-group Centroid</w:t>
      </w:r>
    </w:p>
    <w:p w14:paraId="01BD036E" w14:textId="77777777" w:rsidR="00654099"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92D803F" wp14:editId="219DC63B">
            <wp:extent cx="5731200" cy="3860800"/>
            <wp:effectExtent l="0" t="0" r="0" b="0"/>
            <wp:docPr id="1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1"/>
                    <a:srcRect/>
                    <a:stretch>
                      <a:fillRect/>
                    </a:stretch>
                  </pic:blipFill>
                  <pic:spPr>
                    <a:xfrm>
                      <a:off x="0" y="0"/>
                      <a:ext cx="5731200" cy="3860800"/>
                    </a:xfrm>
                    <a:prstGeom prst="rect">
                      <a:avLst/>
                    </a:prstGeom>
                    <a:ln/>
                  </pic:spPr>
                </pic:pic>
              </a:graphicData>
            </a:graphic>
          </wp:inline>
        </w:drawing>
      </w:r>
    </w:p>
    <w:p w14:paraId="4B3943D0" w14:textId="77777777" w:rsidR="00654099" w:rsidRPr="004928D8" w:rsidRDefault="00000000">
      <w:pPr>
        <w:spacing w:line="360" w:lineRule="auto"/>
        <w:jc w:val="center"/>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Note</w:t>
      </w:r>
      <w:r w:rsidRPr="004928D8">
        <w:rPr>
          <w:rFonts w:ascii="Times New Roman" w:eastAsia="Times New Roman" w:hAnsi="Times New Roman" w:cs="Times New Roman"/>
          <w:sz w:val="24"/>
          <w:szCs w:val="24"/>
          <w:lang w:val="en-US"/>
        </w:rPr>
        <w:t>. 3D MDS spatial distance of minority-group centroids from the majority-group in Euclidean units</w:t>
      </w:r>
      <w:r w:rsidRPr="004928D8">
        <w:rPr>
          <w:rFonts w:ascii="Times New Roman" w:eastAsia="Times New Roman" w:hAnsi="Times New Roman" w:cs="Times New Roman"/>
          <w:lang w:val="en-US"/>
        </w:rPr>
        <w:t>³.</w:t>
      </w:r>
    </w:p>
    <w:p w14:paraId="6EEB6CE3" w14:textId="77777777" w:rsidR="00654099" w:rsidRPr="004928D8" w:rsidRDefault="00654099">
      <w:pPr>
        <w:spacing w:line="360" w:lineRule="auto"/>
        <w:rPr>
          <w:rFonts w:ascii="Times New Roman" w:eastAsia="Times New Roman" w:hAnsi="Times New Roman" w:cs="Times New Roman"/>
          <w:b/>
          <w:bCs/>
          <w:sz w:val="24"/>
          <w:szCs w:val="24"/>
          <w:lang w:val="en-US"/>
        </w:rPr>
      </w:pPr>
    </w:p>
    <w:p w14:paraId="082E3A57" w14:textId="057E5FEE" w:rsidR="00654099" w:rsidRPr="004928D8" w:rsidRDefault="00000000" w:rsidP="004928D8">
      <w:pPr>
        <w:pStyle w:val="Titolo2"/>
        <w:rPr>
          <w:lang w:val="en-US"/>
        </w:rPr>
      </w:pPr>
      <w:bookmarkStart w:id="110" w:name="_j9z6lbi4ggk4" w:colFirst="0" w:colLast="0"/>
      <w:bookmarkEnd w:id="110"/>
      <w:r w:rsidRPr="004928D8">
        <w:rPr>
          <w:lang w:val="en-US"/>
        </w:rPr>
        <w:t>Statistical Analysis</w:t>
      </w:r>
      <w:bookmarkStart w:id="111" w:name="_tmmv5p3q8pmn" w:colFirst="0" w:colLast="0"/>
      <w:bookmarkEnd w:id="111"/>
    </w:p>
    <w:p w14:paraId="7080D3CD"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Following the same analytical plan as S1, S2 applied the established LMM specification to complement the MDS findings, modeling perceived distance as a function of the Dyad Category (In-In, Out-Out, In-Out, Out1-Out2) × Age (mean-centered) interaction, controlling for participant gender. The model retained random intercepts for participant ID and stimulus images (left/right). Omnibus significance was evaluated via Type III ANOVA, while Hypotheses H1 (OHE) and H2 (minority-groups homogeneity effect) were tested using Estimated Marginal Means (EMMs) with 95% </w:t>
      </w:r>
      <w:r w:rsidRPr="004928D8">
        <w:rPr>
          <w:rFonts w:ascii="Times New Roman" w:eastAsia="Times New Roman" w:hAnsi="Times New Roman" w:cs="Times New Roman"/>
          <w:i/>
          <w:iCs/>
          <w:sz w:val="24"/>
          <w:szCs w:val="24"/>
          <w:lang w:val="en-US"/>
          <w:rPrChange w:id="112" w:author="Luca Cussigh" w:date="2026-08-29T13:38:00Z">
            <w:rPr>
              <w:rFonts w:ascii="Times New Roman" w:eastAsia="Times New Roman" w:hAnsi="Times New Roman" w:cs="Times New Roman"/>
              <w:sz w:val="24"/>
              <w:szCs w:val="24"/>
            </w:rPr>
          </w:rPrChange>
        </w:rPr>
        <w:t>CI</w:t>
      </w:r>
      <w:r w:rsidRPr="004928D8">
        <w:rPr>
          <w:rFonts w:ascii="Times New Roman" w:eastAsia="Times New Roman" w:hAnsi="Times New Roman" w:cs="Times New Roman"/>
          <w:sz w:val="24"/>
          <w:szCs w:val="24"/>
          <w:lang w:val="en-US"/>
        </w:rPr>
        <w:t>s for planned contrasts across dyad types, alongside age slope extractions to quantify developmental shifts (H1C, H2C).</w:t>
      </w:r>
    </w:p>
    <w:p w14:paraId="194A4228" w14:textId="77777777" w:rsidR="00654099" w:rsidRPr="004928D8" w:rsidRDefault="00654099">
      <w:pPr>
        <w:spacing w:line="360" w:lineRule="auto"/>
        <w:rPr>
          <w:rFonts w:ascii="Times New Roman" w:eastAsia="Times New Roman" w:hAnsi="Times New Roman" w:cs="Times New Roman"/>
          <w:sz w:val="24"/>
          <w:szCs w:val="24"/>
          <w:lang w:val="en-US"/>
        </w:rPr>
      </w:pPr>
    </w:p>
    <w:p w14:paraId="50D8B48C"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 xml:space="preserve">H1A and H2A. </w:t>
      </w:r>
      <w:r w:rsidRPr="004928D8">
        <w:rPr>
          <w:rFonts w:ascii="Times New Roman" w:eastAsia="Times New Roman" w:hAnsi="Times New Roman" w:cs="Times New Roman"/>
          <w:sz w:val="24"/>
          <w:szCs w:val="24"/>
          <w:lang w:val="en-US"/>
        </w:rPr>
        <w:t xml:space="preserve">The In-In category was established as the baseline for the model. Consistent with previous findings, significant differences emerged between the baseline and both the Out1-Out2 and In-Out dyads (i.e., the intergroup comparisons), </w:t>
      </w:r>
      <w:r w:rsidRPr="004928D8">
        <w:rPr>
          <w:rFonts w:ascii="Times New Roman" w:eastAsia="Times New Roman" w:hAnsi="Times New Roman" w:cs="Times New Roman"/>
          <w:i/>
          <w:iCs/>
          <w:sz w:val="24"/>
          <w:szCs w:val="24"/>
          <w:lang w:val="en-US"/>
        </w:rPr>
        <w:t xml:space="preserve">b </w:t>
      </w:r>
      <w:r w:rsidRPr="004928D8">
        <w:rPr>
          <w:rFonts w:ascii="Times New Roman" w:eastAsia="Times New Roman" w:hAnsi="Times New Roman" w:cs="Times New Roman"/>
          <w:sz w:val="24"/>
          <w:szCs w:val="24"/>
          <w:lang w:val="en-US"/>
        </w:rPr>
        <w:t xml:space="preserve">= 0.95,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0.10,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(394.62) = 9.14,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xml:space="preserve">&lt; .001, and </w:t>
      </w:r>
      <w:r w:rsidRPr="004928D8">
        <w:rPr>
          <w:rFonts w:ascii="Times New Roman" w:eastAsia="Times New Roman" w:hAnsi="Times New Roman" w:cs="Times New Roman"/>
          <w:i/>
          <w:iCs/>
          <w:sz w:val="24"/>
          <w:szCs w:val="24"/>
          <w:lang w:val="en-US"/>
        </w:rPr>
        <w:t xml:space="preserve">b </w:t>
      </w:r>
      <w:r w:rsidRPr="004928D8">
        <w:rPr>
          <w:rFonts w:ascii="Times New Roman" w:eastAsia="Times New Roman" w:hAnsi="Times New Roman" w:cs="Times New Roman"/>
          <w:sz w:val="24"/>
          <w:szCs w:val="24"/>
          <w:lang w:val="en-US"/>
        </w:rPr>
        <w:t xml:space="preserve">= 0.90,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0.10,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(394.61) = 8.64,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xml:space="preserve">&lt; .001, respectively. In contrast, </w:t>
      </w:r>
      <w:r w:rsidRPr="004928D8">
        <w:rPr>
          <w:rFonts w:ascii="Times New Roman" w:eastAsia="Times New Roman" w:hAnsi="Times New Roman" w:cs="Times New Roman"/>
          <w:sz w:val="24"/>
          <w:szCs w:val="24"/>
          <w:lang w:val="en-US"/>
        </w:rPr>
        <w:lastRenderedPageBreak/>
        <w:t xml:space="preserve">no significant difference was observed between the baseline and the Out-Out dyads, </w:t>
      </w:r>
      <w:r w:rsidRPr="004928D8">
        <w:rPr>
          <w:rFonts w:ascii="Times New Roman" w:eastAsia="Times New Roman" w:hAnsi="Times New Roman" w:cs="Times New Roman"/>
          <w:i/>
          <w:iCs/>
          <w:sz w:val="24"/>
          <w:szCs w:val="24"/>
          <w:lang w:val="en-US"/>
        </w:rPr>
        <w:t xml:space="preserve">b </w:t>
      </w:r>
      <w:r w:rsidRPr="004928D8">
        <w:rPr>
          <w:rFonts w:ascii="Times New Roman" w:eastAsia="Times New Roman" w:hAnsi="Times New Roman" w:cs="Times New Roman"/>
          <w:sz w:val="24"/>
          <w:szCs w:val="24"/>
          <w:lang w:val="en-US"/>
        </w:rPr>
        <w:t xml:space="preserve">= -0.19,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0.11,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(398.27) = -1.64,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.102. These results were corroborated by pairwise comparisons conducted on the estimated marginal means (EMMs) using the Holm adjustment (see F</w:t>
      </w:r>
      <w:r w:rsidRPr="004928D8">
        <w:rPr>
          <w:rFonts w:ascii="Times New Roman" w:eastAsia="Times New Roman" w:hAnsi="Times New Roman" w:cs="Times New Roman"/>
          <w:sz w:val="24"/>
          <w:szCs w:val="24"/>
          <w:highlight w:val="yellow"/>
          <w:lang w:val="en-US"/>
        </w:rPr>
        <w:t xml:space="preserve">igure </w:t>
      </w:r>
      <w:r w:rsidRPr="004928D8">
        <w:rPr>
          <w:rFonts w:ascii="Times New Roman" w:eastAsia="Times New Roman" w:hAnsi="Times New Roman" w:cs="Times New Roman"/>
          <w:sz w:val="24"/>
          <w:szCs w:val="24"/>
          <w:lang w:val="en-US"/>
        </w:rPr>
        <w:t>9). In an opposite way to OHE, the contrast between In-In and Out-Out was not significant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0.19,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0.11, </w:t>
      </w:r>
      <w:r w:rsidRPr="004928D8">
        <w:rPr>
          <w:rFonts w:ascii="Times New Roman" w:eastAsia="Times New Roman" w:hAnsi="Times New Roman" w:cs="Times New Roman"/>
          <w:i/>
          <w:iCs/>
          <w:sz w:val="24"/>
          <w:szCs w:val="24"/>
          <w:lang w:val="en-US"/>
        </w:rPr>
        <w:t xml:space="preserve">z </w:t>
      </w:r>
      <w:r w:rsidRPr="004928D8">
        <w:rPr>
          <w:rFonts w:ascii="Times New Roman" w:eastAsia="Times New Roman" w:hAnsi="Times New Roman" w:cs="Times New Roman"/>
          <w:sz w:val="24"/>
          <w:szCs w:val="24"/>
          <w:lang w:val="en-US"/>
        </w:rPr>
        <w:t xml:space="preserve">= 1.64,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.202). Similarly the contrast between Out-Out and Out1-Out2 was significant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-1.14,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0.07, </w:t>
      </w:r>
      <w:r w:rsidRPr="004928D8">
        <w:rPr>
          <w:rFonts w:ascii="Times New Roman" w:eastAsia="Times New Roman" w:hAnsi="Times New Roman" w:cs="Times New Roman"/>
          <w:i/>
          <w:iCs/>
          <w:sz w:val="24"/>
          <w:szCs w:val="24"/>
          <w:lang w:val="en-US"/>
        </w:rPr>
        <w:t xml:space="preserve">z </w:t>
      </w:r>
      <w:r w:rsidRPr="004928D8">
        <w:rPr>
          <w:rFonts w:ascii="Times New Roman" w:eastAsia="Times New Roman" w:hAnsi="Times New Roman" w:cs="Times New Roman"/>
          <w:sz w:val="24"/>
          <w:szCs w:val="24"/>
          <w:lang w:val="en-US"/>
        </w:rPr>
        <w:t>= -17.08, p &lt; .001), not supporting the presence of a minority-groups homogeneity effect.</w:t>
      </w:r>
    </w:p>
    <w:p w14:paraId="24934BA8" w14:textId="77777777" w:rsidR="00654099" w:rsidRPr="004928D8" w:rsidRDefault="00654099">
      <w:pPr>
        <w:spacing w:line="360" w:lineRule="auto"/>
        <w:rPr>
          <w:rFonts w:ascii="Times New Roman" w:eastAsia="Times New Roman" w:hAnsi="Times New Roman" w:cs="Times New Roman"/>
          <w:sz w:val="24"/>
          <w:szCs w:val="24"/>
          <w:lang w:val="en-US"/>
        </w:rPr>
      </w:pPr>
    </w:p>
    <w:p w14:paraId="41CA3BFB" w14:textId="77777777" w:rsidR="00654099" w:rsidRPr="004928D8" w:rsidRDefault="00000000">
      <w:pPr>
        <w:spacing w:line="360" w:lineRule="auto"/>
        <w:rPr>
          <w:rFonts w:ascii="Times New Roman" w:eastAsia="Times New Roman" w:hAnsi="Times New Roman" w:cs="Times New Roman"/>
          <w:b/>
          <w:bCs/>
          <w:sz w:val="24"/>
          <w:szCs w:val="24"/>
          <w:lang w:val="en-US"/>
        </w:rPr>
      </w:pPr>
      <w:r w:rsidRPr="004928D8">
        <w:rPr>
          <w:rFonts w:ascii="Times New Roman" w:eastAsia="Times New Roman" w:hAnsi="Times New Roman" w:cs="Times New Roman"/>
          <w:b/>
          <w:bCs/>
          <w:sz w:val="24"/>
          <w:szCs w:val="24"/>
          <w:lang w:val="en-US"/>
        </w:rPr>
        <w:t>Figure 9</w:t>
      </w:r>
    </w:p>
    <w:p w14:paraId="066BDEC2" w14:textId="77777777" w:rsidR="00654099" w:rsidRPr="004928D8" w:rsidRDefault="00000000">
      <w:pPr>
        <w:spacing w:line="360" w:lineRule="auto"/>
        <w:rPr>
          <w:rFonts w:ascii="Times New Roman" w:eastAsia="Times New Roman" w:hAnsi="Times New Roman" w:cs="Times New Roman"/>
          <w:i/>
          <w:iCs/>
          <w:sz w:val="24"/>
          <w:szCs w:val="24"/>
          <w:lang w:val="en-US"/>
        </w:rPr>
      </w:pPr>
      <w:r w:rsidRPr="004928D8">
        <w:rPr>
          <w:rFonts w:ascii="Times New Roman" w:eastAsia="Times New Roman" w:hAnsi="Times New Roman" w:cs="Times New Roman"/>
          <w:i/>
          <w:iCs/>
          <w:sz w:val="24"/>
          <w:szCs w:val="24"/>
          <w:lang w:val="en-US"/>
        </w:rPr>
        <w:t>Perceived Distance by Category Dyad</w:t>
      </w:r>
    </w:p>
    <w:p w14:paraId="734D7265" w14:textId="77777777" w:rsidR="00654099"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CCA9B01" wp14:editId="43A93979">
            <wp:extent cx="5731200" cy="3860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5731200" cy="3860800"/>
                    </a:xfrm>
                    <a:prstGeom prst="rect">
                      <a:avLst/>
                    </a:prstGeom>
                    <a:ln/>
                  </pic:spPr>
                </pic:pic>
              </a:graphicData>
            </a:graphic>
          </wp:inline>
        </w:drawing>
      </w:r>
    </w:p>
    <w:p w14:paraId="7D2A7630" w14:textId="77777777" w:rsidR="00654099" w:rsidRPr="004928D8" w:rsidRDefault="00000000">
      <w:pPr>
        <w:spacing w:line="360" w:lineRule="auto"/>
        <w:jc w:val="center"/>
        <w:rPr>
          <w:rFonts w:ascii="Times New Roman" w:eastAsia="Times New Roman" w:hAnsi="Times New Roman" w:cs="Times New Roman"/>
          <w:lang w:val="en-US"/>
        </w:rPr>
      </w:pPr>
      <w:r w:rsidRPr="004928D8">
        <w:rPr>
          <w:rFonts w:ascii="Times New Roman" w:eastAsia="Times New Roman" w:hAnsi="Times New Roman" w:cs="Times New Roman"/>
          <w:i/>
          <w:iCs/>
          <w:lang w:val="en-US"/>
        </w:rPr>
        <w:t>Note</w:t>
      </w:r>
      <w:r w:rsidRPr="004928D8">
        <w:rPr>
          <w:rFonts w:ascii="Times New Roman" w:eastAsia="Times New Roman" w:hAnsi="Times New Roman" w:cs="Times New Roman"/>
          <w:lang w:val="en-US"/>
        </w:rPr>
        <w:t>. Bubble plot displaying perceived distance ratings across four dyad categories. The size of each colored bubble corresponds to the response frequency for that specific rating. Solid points represent the mean perceived distance for each category, and error bars denote 95% confidence intervals.</w:t>
      </w:r>
    </w:p>
    <w:p w14:paraId="6105060C" w14:textId="77777777" w:rsidR="00654099" w:rsidRPr="004928D8" w:rsidRDefault="00000000">
      <w:pPr>
        <w:spacing w:line="360" w:lineRule="auto"/>
        <w:jc w:val="center"/>
        <w:rPr>
          <w:rFonts w:ascii="Times New Roman" w:eastAsia="Times New Roman" w:hAnsi="Times New Roman" w:cs="Times New Roman"/>
          <w:i/>
          <w:iCs/>
          <w:sz w:val="24"/>
          <w:szCs w:val="24"/>
          <w:lang w:val="en-US"/>
        </w:rPr>
      </w:pPr>
      <w:r w:rsidRPr="004928D8">
        <w:rPr>
          <w:rFonts w:ascii="Times New Roman" w:eastAsia="Times New Roman" w:hAnsi="Times New Roman" w:cs="Times New Roman"/>
          <w:sz w:val="24"/>
          <w:szCs w:val="24"/>
          <w:highlight w:val="yellow"/>
          <w:lang w:val="en-US"/>
        </w:rPr>
        <w:t xml:space="preserve">    </w:t>
      </w:r>
    </w:p>
    <w:p w14:paraId="18C5E8E2"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 xml:space="preserve">H1B and H2B. </w:t>
      </w:r>
      <w:r w:rsidRPr="004928D8">
        <w:rPr>
          <w:rFonts w:ascii="Times New Roman" w:eastAsia="Times New Roman" w:hAnsi="Times New Roman" w:cs="Times New Roman"/>
          <w:sz w:val="24"/>
          <w:szCs w:val="24"/>
          <w:lang w:val="en-US"/>
        </w:rPr>
        <w:t xml:space="preserve">Participant gender did not have a significant main effect on the perceived distance of the baseline In-In dyads, </w:t>
      </w:r>
      <w:r w:rsidRPr="004928D8">
        <w:rPr>
          <w:rFonts w:ascii="Times New Roman" w:eastAsia="Times New Roman" w:hAnsi="Times New Roman" w:cs="Times New Roman"/>
          <w:i/>
          <w:iCs/>
          <w:sz w:val="24"/>
          <w:szCs w:val="24"/>
          <w:lang w:val="en-US"/>
        </w:rPr>
        <w:t xml:space="preserve">b </w:t>
      </w:r>
      <w:r w:rsidRPr="004928D8">
        <w:rPr>
          <w:rFonts w:ascii="Times New Roman" w:eastAsia="Times New Roman" w:hAnsi="Times New Roman" w:cs="Times New Roman"/>
          <w:sz w:val="24"/>
          <w:szCs w:val="24"/>
          <w:lang w:val="en-US"/>
        </w:rPr>
        <w:t xml:space="preserve">= -.14,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0.80,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(163.76) = -1.73,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xml:space="preserve">= .09. As expected from hypotheses H1B and H2B, this lack of a significant gender effect was also confirmed by the Type III ANOVA, </w:t>
      </w:r>
      <w:r>
        <w:rPr>
          <w:rFonts w:ascii="Times New Roman" w:eastAsia="Times New Roman" w:hAnsi="Times New Roman" w:cs="Times New Roman"/>
          <w:sz w:val="24"/>
          <w:szCs w:val="24"/>
        </w:rPr>
        <w:t>χ</w:t>
      </w:r>
      <w:r w:rsidRPr="004928D8">
        <w:rPr>
          <w:rFonts w:ascii="Times New Roman" w:eastAsia="Times New Roman" w:hAnsi="Times New Roman" w:cs="Times New Roman"/>
          <w:sz w:val="24"/>
          <w:szCs w:val="24"/>
          <w:lang w:val="en-US"/>
        </w:rPr>
        <w:t>²(1) = 2.98, p = .08.</w:t>
      </w:r>
    </w:p>
    <w:p w14:paraId="7B83D680" w14:textId="77777777" w:rsidR="00654099" w:rsidRPr="004928D8" w:rsidRDefault="00654099">
      <w:pPr>
        <w:spacing w:line="360" w:lineRule="auto"/>
        <w:rPr>
          <w:rFonts w:ascii="Times New Roman" w:eastAsia="Times New Roman" w:hAnsi="Times New Roman" w:cs="Times New Roman"/>
          <w:i/>
          <w:iCs/>
          <w:sz w:val="24"/>
          <w:szCs w:val="24"/>
          <w:lang w:val="en-US"/>
        </w:rPr>
      </w:pPr>
    </w:p>
    <w:p w14:paraId="0BC8F9BE"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lastRenderedPageBreak/>
        <w:t xml:space="preserve">H1C and H2C. </w:t>
      </w:r>
      <w:r w:rsidRPr="004928D8">
        <w:rPr>
          <w:rFonts w:ascii="Times New Roman" w:eastAsia="Times New Roman" w:hAnsi="Times New Roman" w:cs="Times New Roman"/>
          <w:sz w:val="24"/>
          <w:szCs w:val="24"/>
          <w:lang w:val="en-US"/>
        </w:rPr>
        <w:t xml:space="preserve"> The objectives of H1C and H2C were to examine whether age influenced the OHE and the minority-groups homogeneity effect. In line with S1, the Type III ANOVA revealed a significant interaction between participant age and dyad category, </w:t>
      </w:r>
      <w:r>
        <w:rPr>
          <w:rFonts w:ascii="Times New Roman" w:eastAsia="Times New Roman" w:hAnsi="Times New Roman" w:cs="Times New Roman"/>
          <w:sz w:val="24"/>
          <w:szCs w:val="24"/>
        </w:rPr>
        <w:t>χ</w:t>
      </w:r>
      <w:r w:rsidRPr="004928D8">
        <w:rPr>
          <w:rFonts w:ascii="Times New Roman" w:eastAsia="Times New Roman" w:hAnsi="Times New Roman" w:cs="Times New Roman"/>
          <w:sz w:val="24"/>
          <w:szCs w:val="24"/>
          <w:lang w:val="en-US"/>
        </w:rPr>
        <w:t xml:space="preserve">²(3) = 51.97,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&lt; .001. However, inspecting the LMM fixed effects, the overall developmental trend ran opposite to what suggested by the two effects. Specifically, as age increased, the perceived distance for intergroup categories grew significantly compared to the baseline, as indicated by the positive and significant interaction terms for In-Out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0.17,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0.04,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(6362.89) = 4.72,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&lt; .001) and Out1-Out2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0.17,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0.04,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(6362.64) = 4.79,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&lt; .001) dyads. The interaction for Out-Out dyads, however, did not significantly differ from the baseline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0.05,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0.04, </w:t>
      </w:r>
      <w:r w:rsidRPr="004928D8">
        <w:rPr>
          <w:rFonts w:ascii="Times New Roman" w:eastAsia="Times New Roman" w:hAnsi="Times New Roman" w:cs="Times New Roman"/>
          <w:i/>
          <w:iCs/>
          <w:sz w:val="24"/>
          <w:szCs w:val="24"/>
          <w:lang w:val="en-US"/>
        </w:rPr>
        <w:t>t</w:t>
      </w:r>
      <w:r w:rsidRPr="004928D8">
        <w:rPr>
          <w:rFonts w:ascii="Times New Roman" w:eastAsia="Times New Roman" w:hAnsi="Times New Roman" w:cs="Times New Roman"/>
          <w:sz w:val="24"/>
          <w:szCs w:val="24"/>
          <w:lang w:val="en-US"/>
        </w:rPr>
        <w:t xml:space="preserve">(6349.82) = 1.32, </w:t>
      </w:r>
      <w:r w:rsidRPr="004928D8">
        <w:rPr>
          <w:rFonts w:ascii="Times New Roman" w:eastAsia="Times New Roman" w:hAnsi="Times New Roman" w:cs="Times New Roman"/>
          <w:i/>
          <w:iCs/>
          <w:sz w:val="24"/>
          <w:szCs w:val="24"/>
          <w:lang w:val="en-US"/>
        </w:rPr>
        <w:t xml:space="preserve">p </w:t>
      </w:r>
      <w:r w:rsidRPr="004928D8">
        <w:rPr>
          <w:rFonts w:ascii="Times New Roman" w:eastAsia="Times New Roman" w:hAnsi="Times New Roman" w:cs="Times New Roman"/>
          <w:sz w:val="24"/>
          <w:szCs w:val="24"/>
          <w:lang w:val="en-US"/>
        </w:rPr>
        <w:t xml:space="preserve">= .188). To examine this dynamic in detail, we analyzed the estimated marginal trends for each specific category (illustrated in </w:t>
      </w:r>
      <w:r w:rsidRPr="004928D8">
        <w:rPr>
          <w:rFonts w:ascii="Times New Roman" w:eastAsia="Times New Roman" w:hAnsi="Times New Roman" w:cs="Times New Roman"/>
          <w:sz w:val="24"/>
          <w:szCs w:val="24"/>
          <w:highlight w:val="yellow"/>
          <w:lang w:val="en-US"/>
        </w:rPr>
        <w:t>Figure 10</w:t>
      </w:r>
      <w:r w:rsidRPr="004928D8">
        <w:rPr>
          <w:rFonts w:ascii="Times New Roman" w:eastAsia="Times New Roman" w:hAnsi="Times New Roman" w:cs="Times New Roman"/>
          <w:sz w:val="24"/>
          <w:szCs w:val="24"/>
          <w:lang w:val="en-US"/>
        </w:rPr>
        <w:t>). For comparisons involving faces from two different groups, perceived distance significantly increased with age. In other words, older vs. young participants tended to perceive these faces as more distinct from one another, as suggested by the effect size and confidence intervals of the positive slopes for both In-Out dyads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0.07,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0.03, 95% </w:t>
      </w:r>
      <w:r w:rsidRPr="004928D8">
        <w:rPr>
          <w:rFonts w:ascii="Times New Roman" w:eastAsia="Times New Roman" w:hAnsi="Times New Roman" w:cs="Times New Roman"/>
          <w:i/>
          <w:iCs/>
          <w:sz w:val="24"/>
          <w:szCs w:val="24"/>
          <w:lang w:val="en-US"/>
        </w:rPr>
        <w:t xml:space="preserve">CI </w:t>
      </w:r>
      <w:r w:rsidRPr="004928D8">
        <w:rPr>
          <w:rFonts w:ascii="Times New Roman" w:eastAsia="Times New Roman" w:hAnsi="Times New Roman" w:cs="Times New Roman"/>
          <w:sz w:val="24"/>
          <w:szCs w:val="24"/>
          <w:lang w:val="en-US"/>
        </w:rPr>
        <w:t>[0.02, 0.12]) and Out1-Out2 dyads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0.07,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0.03, 95% </w:t>
      </w:r>
      <w:r w:rsidRPr="004928D8">
        <w:rPr>
          <w:rFonts w:ascii="Times New Roman" w:eastAsia="Times New Roman" w:hAnsi="Times New Roman" w:cs="Times New Roman"/>
          <w:i/>
          <w:iCs/>
          <w:sz w:val="24"/>
          <w:szCs w:val="24"/>
          <w:lang w:val="en-US"/>
        </w:rPr>
        <w:t xml:space="preserve">CI </w:t>
      </w:r>
      <w:r w:rsidRPr="004928D8">
        <w:rPr>
          <w:rFonts w:ascii="Times New Roman" w:eastAsia="Times New Roman" w:hAnsi="Times New Roman" w:cs="Times New Roman"/>
          <w:sz w:val="24"/>
          <w:szCs w:val="24"/>
          <w:lang w:val="en-US"/>
        </w:rPr>
        <w:t>[0.02, 0.12]). Conversely, as participants grew older, they perceived two ingroup faces as increasingly similar, evidenced by a significant negative trend for the baseline In-In category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-0.10,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0.04, 95% </w:t>
      </w:r>
      <w:r w:rsidRPr="004928D8">
        <w:rPr>
          <w:rFonts w:ascii="Times New Roman" w:eastAsia="Times New Roman" w:hAnsi="Times New Roman" w:cs="Times New Roman"/>
          <w:i/>
          <w:iCs/>
          <w:sz w:val="24"/>
          <w:szCs w:val="24"/>
          <w:lang w:val="en-US"/>
        </w:rPr>
        <w:t xml:space="preserve">CI </w:t>
      </w:r>
      <w:r w:rsidRPr="004928D8">
        <w:rPr>
          <w:rFonts w:ascii="Times New Roman" w:eastAsia="Times New Roman" w:hAnsi="Times New Roman" w:cs="Times New Roman"/>
          <w:sz w:val="24"/>
          <w:szCs w:val="24"/>
          <w:lang w:val="en-US"/>
        </w:rPr>
        <w:t>[-0.18, -0.02]). The developmental slope for the Out-Out dyad also showed a slight downward trend (</w:t>
      </w:r>
      <w:r w:rsidRPr="004928D8">
        <w:rPr>
          <w:rFonts w:ascii="Times New Roman" w:eastAsia="Times New Roman" w:hAnsi="Times New Roman" w:cs="Times New Roman"/>
          <w:i/>
          <w:iCs/>
          <w:sz w:val="24"/>
          <w:szCs w:val="24"/>
          <w:lang w:val="en-US"/>
        </w:rPr>
        <w:t>b</w:t>
      </w:r>
      <w:r w:rsidRPr="004928D8">
        <w:rPr>
          <w:rFonts w:ascii="Times New Roman" w:eastAsia="Times New Roman" w:hAnsi="Times New Roman" w:cs="Times New Roman"/>
          <w:sz w:val="24"/>
          <w:szCs w:val="24"/>
          <w:lang w:val="en-US"/>
        </w:rPr>
        <w:t xml:space="preserve"> = -0.05, </w:t>
      </w:r>
      <w:r w:rsidRPr="004928D8">
        <w:rPr>
          <w:rFonts w:ascii="Times New Roman" w:eastAsia="Times New Roman" w:hAnsi="Times New Roman" w:cs="Times New Roman"/>
          <w:i/>
          <w:iCs/>
          <w:sz w:val="24"/>
          <w:szCs w:val="24"/>
          <w:lang w:val="en-US"/>
        </w:rPr>
        <w:t xml:space="preserve">SE </w:t>
      </w:r>
      <w:r w:rsidRPr="004928D8">
        <w:rPr>
          <w:rFonts w:ascii="Times New Roman" w:eastAsia="Times New Roman" w:hAnsi="Times New Roman" w:cs="Times New Roman"/>
          <w:sz w:val="24"/>
          <w:szCs w:val="24"/>
          <w:lang w:val="en-US"/>
        </w:rPr>
        <w:t xml:space="preserve">= 0.03, 95% </w:t>
      </w:r>
      <w:r w:rsidRPr="004928D8">
        <w:rPr>
          <w:rFonts w:ascii="Times New Roman" w:eastAsia="Times New Roman" w:hAnsi="Times New Roman" w:cs="Times New Roman"/>
          <w:i/>
          <w:iCs/>
          <w:sz w:val="24"/>
          <w:szCs w:val="24"/>
          <w:lang w:val="en-US"/>
        </w:rPr>
        <w:t xml:space="preserve">CI </w:t>
      </w:r>
      <w:r w:rsidRPr="004928D8">
        <w:rPr>
          <w:rFonts w:ascii="Times New Roman" w:eastAsia="Times New Roman" w:hAnsi="Times New Roman" w:cs="Times New Roman"/>
          <w:sz w:val="24"/>
          <w:szCs w:val="24"/>
          <w:lang w:val="en-US"/>
        </w:rPr>
        <w:t>[-0.10, 0.01]), but since the confidence interval crossed zero, this effect was not statistically significant.</w:t>
      </w:r>
    </w:p>
    <w:p w14:paraId="3821B0A3" w14:textId="77777777" w:rsidR="00654099" w:rsidRPr="004928D8" w:rsidRDefault="00000000">
      <w:pPr>
        <w:spacing w:line="360" w:lineRule="auto"/>
        <w:rPr>
          <w:rFonts w:ascii="Times New Roman" w:eastAsia="Times New Roman" w:hAnsi="Times New Roman" w:cs="Times New Roman"/>
          <w:i/>
          <w:iCs/>
          <w:sz w:val="24"/>
          <w:szCs w:val="24"/>
          <w:lang w:val="en-US"/>
        </w:rPr>
      </w:pPr>
      <w:r w:rsidRPr="004928D8">
        <w:rPr>
          <w:rFonts w:ascii="Times New Roman" w:eastAsia="Times New Roman" w:hAnsi="Times New Roman" w:cs="Times New Roman"/>
          <w:sz w:val="24"/>
          <w:szCs w:val="24"/>
          <w:lang w:val="en-US"/>
        </w:rPr>
        <w:t xml:space="preserve">These findings align with S1, confirming a significant developmental trajectory where both intergroup dyad categories are perceived as increasingly different by older children. The absence of a significant slope for the Out-Out category is also consistent across both studies. The only element that did not replicate S1 is the trend and significance of the In-In slope, which in the present study exhibited the strongest significant decrease in perceived distance with age. This phenomenon, potentially linked to the specific contextual setting in which the two studies were conducted, will be addressed in the general </w:t>
      </w:r>
      <w:commentRangeStart w:id="113"/>
      <w:r w:rsidRPr="004928D8">
        <w:rPr>
          <w:rFonts w:ascii="Times New Roman" w:eastAsia="Times New Roman" w:hAnsi="Times New Roman" w:cs="Times New Roman"/>
          <w:sz w:val="24"/>
          <w:szCs w:val="24"/>
          <w:lang w:val="en-US"/>
        </w:rPr>
        <w:t>discussion section</w:t>
      </w:r>
      <w:commentRangeEnd w:id="113"/>
      <w:r w:rsidRPr="004928D8">
        <w:rPr>
          <w:rStyle w:val="Rimandocommento"/>
          <w:rFonts w:ascii="Times New Roman" w:eastAsia="Times New Roman" w:hAnsi="Times New Roman" w:cs="Times New Roman"/>
          <w:sz w:val="24"/>
          <w:szCs w:val="24"/>
          <w:lang w:val="en-US"/>
        </w:rPr>
        <w:commentReference w:id="113"/>
      </w:r>
      <w:r w:rsidRPr="004928D8">
        <w:rPr>
          <w:rFonts w:ascii="Times New Roman" w:eastAsia="Times New Roman" w:hAnsi="Times New Roman" w:cs="Times New Roman"/>
          <w:sz w:val="24"/>
          <w:szCs w:val="24"/>
          <w:lang w:val="en-US"/>
        </w:rPr>
        <w:t>.</w:t>
      </w:r>
    </w:p>
    <w:p w14:paraId="7F82230B" w14:textId="77777777" w:rsidR="00654099" w:rsidRPr="004928D8" w:rsidRDefault="00654099">
      <w:pPr>
        <w:spacing w:line="360" w:lineRule="auto"/>
        <w:rPr>
          <w:rFonts w:ascii="Times New Roman" w:eastAsia="Times New Roman" w:hAnsi="Times New Roman" w:cs="Times New Roman"/>
          <w:i/>
          <w:iCs/>
          <w:sz w:val="24"/>
          <w:szCs w:val="24"/>
          <w:lang w:val="en-US"/>
        </w:rPr>
      </w:pPr>
    </w:p>
    <w:p w14:paraId="3E87684A" w14:textId="77777777" w:rsidR="00654099" w:rsidRPr="004928D8" w:rsidRDefault="00000000">
      <w:pPr>
        <w:spacing w:line="360" w:lineRule="auto"/>
        <w:rPr>
          <w:rFonts w:ascii="Times New Roman" w:eastAsia="Times New Roman" w:hAnsi="Times New Roman" w:cs="Times New Roman"/>
          <w:b/>
          <w:bCs/>
          <w:sz w:val="24"/>
          <w:szCs w:val="24"/>
          <w:highlight w:val="yellow"/>
          <w:lang w:val="en-US"/>
        </w:rPr>
      </w:pPr>
      <w:r w:rsidRPr="004928D8">
        <w:rPr>
          <w:rFonts w:ascii="Times New Roman" w:eastAsia="Times New Roman" w:hAnsi="Times New Roman" w:cs="Times New Roman"/>
          <w:b/>
          <w:bCs/>
          <w:sz w:val="24"/>
          <w:szCs w:val="24"/>
          <w:highlight w:val="yellow"/>
          <w:lang w:val="en-US"/>
        </w:rPr>
        <w:t>Figure 10</w:t>
      </w:r>
    </w:p>
    <w:p w14:paraId="6BB8AC22" w14:textId="77777777" w:rsidR="00654099" w:rsidRPr="004928D8" w:rsidRDefault="00000000">
      <w:pPr>
        <w:spacing w:line="360" w:lineRule="auto"/>
        <w:rPr>
          <w:rFonts w:ascii="Times New Roman" w:eastAsia="Times New Roman" w:hAnsi="Times New Roman" w:cs="Times New Roman"/>
          <w:i/>
          <w:iCs/>
          <w:sz w:val="24"/>
          <w:szCs w:val="24"/>
          <w:lang w:val="en-US"/>
        </w:rPr>
      </w:pPr>
      <w:r w:rsidRPr="004928D8">
        <w:rPr>
          <w:rFonts w:ascii="Times New Roman" w:eastAsia="Times New Roman" w:hAnsi="Times New Roman" w:cs="Times New Roman"/>
          <w:i/>
          <w:iCs/>
          <w:sz w:val="24"/>
          <w:szCs w:val="24"/>
          <w:lang w:val="en-US"/>
        </w:rPr>
        <w:t>Developmental Trajectories. Interaction Between Dyad Categories and Age</w:t>
      </w:r>
    </w:p>
    <w:p w14:paraId="26B0789C" w14:textId="77777777" w:rsidR="00654099"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E0EB511" wp14:editId="25452C69">
            <wp:extent cx="5731200" cy="38608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731200" cy="3860800"/>
                    </a:xfrm>
                    <a:prstGeom prst="rect">
                      <a:avLst/>
                    </a:prstGeom>
                    <a:ln/>
                  </pic:spPr>
                </pic:pic>
              </a:graphicData>
            </a:graphic>
          </wp:inline>
        </w:drawing>
      </w:r>
    </w:p>
    <w:p w14:paraId="5B0FADA5" w14:textId="77777777" w:rsidR="00654099" w:rsidRPr="004928D8" w:rsidRDefault="00000000">
      <w:pPr>
        <w:spacing w:line="360" w:lineRule="auto"/>
        <w:jc w:val="center"/>
        <w:rPr>
          <w:rFonts w:ascii="Times New Roman" w:eastAsia="Times New Roman" w:hAnsi="Times New Roman" w:cs="Times New Roman"/>
          <w:lang w:val="en-US"/>
        </w:rPr>
      </w:pPr>
      <w:r w:rsidRPr="004928D8">
        <w:rPr>
          <w:rFonts w:ascii="Times New Roman" w:eastAsia="Times New Roman" w:hAnsi="Times New Roman" w:cs="Times New Roman"/>
          <w:i/>
          <w:iCs/>
          <w:lang w:val="en-US"/>
        </w:rPr>
        <w:t>Note</w:t>
      </w:r>
      <w:r w:rsidRPr="004928D8">
        <w:rPr>
          <w:rFonts w:ascii="Times New Roman" w:eastAsia="Times New Roman" w:hAnsi="Times New Roman" w:cs="Times New Roman"/>
          <w:lang w:val="en-US"/>
        </w:rPr>
        <w:t>. Trajectories of the perceived distance between two faces across participants’ age for the four dyadic categories. The slopes represent the group relationships: In-In (purple), In-Out (dark blue), Out-Out (teal), Out1-Out2 (teal). Shaded bands around the regression lines indicate 95% confidence intervals.</w:t>
      </w:r>
    </w:p>
    <w:p w14:paraId="03857CE5" w14:textId="77777777" w:rsidR="00654099" w:rsidRPr="004928D8" w:rsidRDefault="00654099">
      <w:pPr>
        <w:spacing w:line="360" w:lineRule="auto"/>
        <w:rPr>
          <w:rFonts w:ascii="Times New Roman" w:eastAsia="Times New Roman" w:hAnsi="Times New Roman" w:cs="Times New Roman"/>
          <w:sz w:val="24"/>
          <w:szCs w:val="24"/>
          <w:lang w:val="en-US"/>
        </w:rPr>
      </w:pPr>
    </w:p>
    <w:p w14:paraId="33150A86" w14:textId="77777777" w:rsidR="00654099" w:rsidRPr="004928D8" w:rsidRDefault="00000000">
      <w:pPr>
        <w:pStyle w:val="Titolo1"/>
        <w:rPr>
          <w:lang w:val="en-US"/>
        </w:rPr>
      </w:pPr>
      <w:bookmarkStart w:id="114" w:name="_i163gdn3ims3" w:colFirst="0" w:colLast="0"/>
      <w:bookmarkEnd w:id="114"/>
      <w:r w:rsidRPr="004928D8">
        <w:rPr>
          <w:lang w:val="en-US"/>
        </w:rPr>
        <w:t>Study 1 and Study 2</w:t>
      </w:r>
    </w:p>
    <w:p w14:paraId="49418C66" w14:textId="40733097" w:rsidR="00654099" w:rsidRPr="004928D8" w:rsidRDefault="00000000">
      <w:pPr>
        <w:pStyle w:val="Titolo2"/>
        <w:rPr>
          <w:lang w:val="en-US"/>
        </w:rPr>
      </w:pPr>
      <w:bookmarkStart w:id="115" w:name="_40kbfp5pp9jw" w:colFirst="0" w:colLast="0"/>
      <w:bookmarkEnd w:id="115"/>
      <w:r w:rsidRPr="004928D8">
        <w:rPr>
          <w:lang w:val="en-US"/>
        </w:rPr>
        <w:t xml:space="preserve">Spatial </w:t>
      </w:r>
      <w:r w:rsidRPr="004928D8">
        <w:rPr>
          <w:lang w:val="en-US"/>
        </w:rPr>
        <w:t>and Statistical Consistency</w:t>
      </w:r>
    </w:p>
    <w:p w14:paraId="2BD9CB0D"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 xml:space="preserve">To evaluate perceptual mapping consistency across the two samples, a new 3D MDS was analysed, in which the S1 and S2 spatial configurations were superimposed using a symmetric Procrustes alignment </w:t>
      </w:r>
      <w:hyperlink r:id="rId34" w:history="1">
        <w:r w:rsidRPr="004928D8">
          <w:rPr>
            <w:rFonts w:ascii="Times New Roman" w:eastAsia="Times New Roman" w:hAnsi="Times New Roman" w:cs="Times New Roman"/>
            <w:sz w:val="24"/>
            <w:szCs w:val="24"/>
            <w:shd w:val="clear" w:color="auto" w:fill="DDDDDD"/>
            <w:lang w:val="en-US"/>
          </w:rPr>
          <w:t>(Correll et al., 2025; Hout et al., 2013)</w:t>
        </w:r>
      </w:hyperlink>
      <w:r w:rsidRPr="004928D8">
        <w:rPr>
          <w:rFonts w:ascii="Times New Roman" w:eastAsia="Times New Roman" w:hAnsi="Times New Roman" w:cs="Times New Roman"/>
          <w:sz w:val="24"/>
          <w:szCs w:val="24"/>
          <w:lang w:val="en-US"/>
        </w:rPr>
        <w:t>. This technique mathematically translates, scales, and rotates one spatial map onto the other to maximize structural overlap, without altering the relative distances between stimuli within each independent dataset (</w:t>
      </w:r>
      <w:r w:rsidRPr="004928D8">
        <w:rPr>
          <w:rFonts w:ascii="Times New Roman" w:eastAsia="Times New Roman" w:hAnsi="Times New Roman" w:cs="Times New Roman"/>
          <w:sz w:val="24"/>
          <w:szCs w:val="24"/>
          <w:highlight w:val="yellow"/>
          <w:lang w:val="en-US"/>
          <w:rPrChange w:id="116" w:author="Luca Cussigh" w:date="2026-08-27T15:47:00Z">
            <w:rPr>
              <w:rFonts w:ascii="Times New Roman" w:eastAsia="Times New Roman" w:hAnsi="Times New Roman" w:cs="Times New Roman"/>
              <w:sz w:val="24"/>
              <w:szCs w:val="24"/>
            </w:rPr>
          </w:rPrChange>
        </w:rPr>
        <w:t xml:space="preserve">Figure </w:t>
      </w:r>
      <w:r w:rsidRPr="004928D8">
        <w:rPr>
          <w:rFonts w:ascii="Times New Roman" w:eastAsia="Times New Roman" w:hAnsi="Times New Roman" w:cs="Times New Roman"/>
          <w:sz w:val="24"/>
          <w:szCs w:val="24"/>
          <w:lang w:val="en-US"/>
        </w:rPr>
        <w:t>11).</w:t>
      </w:r>
    </w:p>
    <w:p w14:paraId="5D4F85A4" w14:textId="77777777" w:rsidR="00654099" w:rsidRPr="004928D8" w:rsidRDefault="00654099">
      <w:pPr>
        <w:spacing w:line="360" w:lineRule="auto"/>
        <w:rPr>
          <w:rFonts w:ascii="Times New Roman" w:eastAsia="Times New Roman" w:hAnsi="Times New Roman" w:cs="Times New Roman"/>
          <w:sz w:val="24"/>
          <w:szCs w:val="24"/>
          <w:lang w:val="en-US"/>
        </w:rPr>
      </w:pPr>
    </w:p>
    <w:p w14:paraId="4EC6CF33" w14:textId="77777777" w:rsidR="00654099" w:rsidRPr="004928D8" w:rsidRDefault="00000000">
      <w:pPr>
        <w:spacing w:line="360" w:lineRule="auto"/>
        <w:rPr>
          <w:rFonts w:ascii="Times New Roman" w:eastAsia="Times New Roman" w:hAnsi="Times New Roman" w:cs="Times New Roman"/>
          <w:b/>
          <w:bCs/>
          <w:sz w:val="24"/>
          <w:szCs w:val="24"/>
          <w:lang w:val="en-US"/>
        </w:rPr>
      </w:pPr>
      <w:r w:rsidRPr="004928D8">
        <w:rPr>
          <w:rFonts w:ascii="Times New Roman" w:eastAsia="Times New Roman" w:hAnsi="Times New Roman" w:cs="Times New Roman"/>
          <w:b/>
          <w:bCs/>
          <w:sz w:val="24"/>
          <w:szCs w:val="24"/>
          <w:highlight w:val="yellow"/>
          <w:lang w:val="en-US"/>
        </w:rPr>
        <w:t xml:space="preserve">Figure </w:t>
      </w:r>
      <w:r w:rsidRPr="004928D8">
        <w:rPr>
          <w:rFonts w:ascii="Times New Roman" w:eastAsia="Times New Roman" w:hAnsi="Times New Roman" w:cs="Times New Roman"/>
          <w:b/>
          <w:bCs/>
          <w:sz w:val="24"/>
          <w:szCs w:val="24"/>
          <w:lang w:val="en-US"/>
        </w:rPr>
        <w:t>11</w:t>
      </w:r>
    </w:p>
    <w:p w14:paraId="3C07C393" w14:textId="77777777" w:rsidR="00654099" w:rsidRPr="004928D8" w:rsidRDefault="00000000">
      <w:pPr>
        <w:spacing w:line="360" w:lineRule="auto"/>
        <w:rPr>
          <w:rFonts w:ascii="Times New Roman" w:eastAsia="Times New Roman" w:hAnsi="Times New Roman" w:cs="Times New Roman"/>
          <w:i/>
          <w:iCs/>
          <w:sz w:val="24"/>
          <w:szCs w:val="24"/>
          <w:lang w:val="en-US"/>
        </w:rPr>
      </w:pPr>
      <w:r w:rsidRPr="004928D8">
        <w:rPr>
          <w:rFonts w:ascii="Times New Roman" w:eastAsia="Times New Roman" w:hAnsi="Times New Roman" w:cs="Times New Roman"/>
          <w:i/>
          <w:iCs/>
          <w:sz w:val="24"/>
          <w:szCs w:val="24"/>
          <w:lang w:val="en-US"/>
        </w:rPr>
        <w:t>Procrustes 3D MDS Alignment (S1 vs S2) for Female and Male Stimuli</w:t>
      </w:r>
    </w:p>
    <w:p w14:paraId="10E6B566" w14:textId="77777777" w:rsidR="00654099" w:rsidRDefault="00000000">
      <w:pPr>
        <w:spacing w:line="360" w:lineRule="auto"/>
        <w:jc w:val="center"/>
        <w:rPr>
          <w:rFonts w:ascii="Times New Roman" w:eastAsia="Times New Roman" w:hAnsi="Times New Roman" w:cs="Times New Roman"/>
          <w:sz w:val="24"/>
          <w:szCs w:val="24"/>
        </w:rPr>
      </w:pPr>
      <w:r w:rsidRPr="004928D8">
        <w:rPr>
          <w:rFonts w:ascii="Times New Roman" w:eastAsia="Times New Roman" w:hAnsi="Times New Roman" w:cs="Times New Roman"/>
          <w:noProof/>
          <w:sz w:val="24"/>
          <w:szCs w:val="24"/>
        </w:rPr>
        <w:lastRenderedPageBreak/>
        <w:drawing>
          <wp:inline distT="114300" distB="114300" distL="114300" distR="114300" wp14:anchorId="0C82D4FA" wp14:editId="123122C3">
            <wp:extent cx="5731200" cy="3340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731200" cy="3340100"/>
                    </a:xfrm>
                    <a:prstGeom prst="rect">
                      <a:avLst/>
                    </a:prstGeom>
                    <a:ln/>
                  </pic:spPr>
                </pic:pic>
              </a:graphicData>
            </a:graphic>
          </wp:inline>
        </w:drawing>
      </w:r>
    </w:p>
    <w:p w14:paraId="7DC9B91B" w14:textId="77777777" w:rsidR="00654099" w:rsidRDefault="00000000">
      <w:pPr>
        <w:spacing w:line="360" w:lineRule="auto"/>
        <w:jc w:val="center"/>
        <w:rPr>
          <w:rFonts w:ascii="Times New Roman" w:eastAsia="Times New Roman" w:hAnsi="Times New Roman" w:cs="Times New Roman"/>
          <w:sz w:val="24"/>
          <w:szCs w:val="24"/>
        </w:rPr>
      </w:pPr>
      <w:r w:rsidRPr="004928D8">
        <w:rPr>
          <w:rFonts w:ascii="Times New Roman" w:eastAsia="Times New Roman" w:hAnsi="Times New Roman" w:cs="Times New Roman"/>
          <w:noProof/>
          <w:sz w:val="24"/>
          <w:szCs w:val="24"/>
        </w:rPr>
        <w:drawing>
          <wp:inline distT="114300" distB="114300" distL="114300" distR="114300" wp14:anchorId="020F4D94" wp14:editId="201FDA95">
            <wp:extent cx="5731200" cy="3340100"/>
            <wp:effectExtent l="0" t="0" r="0" b="0"/>
            <wp:docPr id="1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6"/>
                    <a:srcRect/>
                    <a:stretch>
                      <a:fillRect/>
                    </a:stretch>
                  </pic:blipFill>
                  <pic:spPr>
                    <a:xfrm>
                      <a:off x="0" y="0"/>
                      <a:ext cx="5731200" cy="3340100"/>
                    </a:xfrm>
                    <a:prstGeom prst="rect">
                      <a:avLst/>
                    </a:prstGeom>
                    <a:ln/>
                  </pic:spPr>
                </pic:pic>
              </a:graphicData>
            </a:graphic>
          </wp:inline>
        </w:drawing>
      </w:r>
    </w:p>
    <w:p w14:paraId="3ECF43B5" w14:textId="77777777" w:rsidR="00654099" w:rsidRPr="004928D8" w:rsidRDefault="00000000">
      <w:pPr>
        <w:spacing w:line="360" w:lineRule="auto"/>
        <w:jc w:val="center"/>
        <w:rPr>
          <w:rFonts w:ascii="Times New Roman" w:eastAsia="Times New Roman" w:hAnsi="Times New Roman" w:cs="Times New Roman"/>
          <w:lang w:val="en-US"/>
        </w:rPr>
      </w:pPr>
      <w:r w:rsidRPr="004928D8">
        <w:rPr>
          <w:rFonts w:ascii="Times New Roman" w:eastAsia="Times New Roman" w:hAnsi="Times New Roman" w:cs="Times New Roman"/>
          <w:i/>
          <w:iCs/>
          <w:lang w:val="en-US"/>
        </w:rPr>
        <w:t>Note</w:t>
      </w:r>
      <w:r w:rsidRPr="004928D8">
        <w:rPr>
          <w:rFonts w:ascii="Times New Roman" w:eastAsia="Times New Roman" w:hAnsi="Times New Roman" w:cs="Times New Roman"/>
          <w:lang w:val="en-US"/>
        </w:rPr>
        <w:t>. 3D MDS spatial maps superimposing configurations from S1 and S2 using a symmetric Procrustes alignment for female targets (top panel) and male targets (bottom panel). Individual face stimuli of both S1 (circles) and 2 (diamonds) are represented by shape. Colors indicate the ethnic target group: African (purple), Andean (dark blue), East-Asian (teal), and Italian (yellow). The spatial proximity of corresponding circles and diamonds reflects the high structural replicability and minimal centroid shifting across the two independent samples.</w:t>
      </w:r>
    </w:p>
    <w:p w14:paraId="30655D2F" w14:textId="77777777" w:rsidR="00654099" w:rsidRPr="004928D8" w:rsidRDefault="00654099">
      <w:pPr>
        <w:spacing w:line="360" w:lineRule="auto"/>
        <w:jc w:val="center"/>
        <w:rPr>
          <w:rFonts w:ascii="Times New Roman" w:eastAsia="Times New Roman" w:hAnsi="Times New Roman" w:cs="Times New Roman"/>
          <w:sz w:val="24"/>
          <w:szCs w:val="24"/>
          <w:highlight w:val="yellow"/>
          <w:lang w:val="en-US"/>
          <w:rPrChange w:id="117" w:author="Luca Cussigh" w:date="2026-08-27T15:47:00Z">
            <w:rPr>
              <w:rFonts w:ascii="Times New Roman" w:eastAsia="Times New Roman" w:hAnsi="Times New Roman" w:cs="Times New Roman"/>
              <w:sz w:val="24"/>
              <w:szCs w:val="24"/>
            </w:rPr>
          </w:rPrChange>
        </w:rPr>
      </w:pPr>
    </w:p>
    <w:p w14:paraId="3BB4932A"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lastRenderedPageBreak/>
        <w:t>Quantitative metrics confirmed a highly robust structural alignment, yielding high overall Tucker congruence coefficients across studies (</w:t>
      </w:r>
      <w:r>
        <w:rPr>
          <w:rFonts w:ascii="Times New Roman" w:eastAsia="Times New Roman" w:hAnsi="Times New Roman" w:cs="Times New Roman"/>
          <w:i/>
          <w:iCs/>
          <w:sz w:val="24"/>
          <w:szCs w:val="24"/>
        </w:rPr>
        <w:t>ϕ</w:t>
      </w:r>
      <w:r w:rsidRPr="004928D8">
        <w:rPr>
          <w:rFonts w:ascii="Times New Roman" w:eastAsia="Times New Roman" w:hAnsi="Times New Roman" w:cs="Times New Roman"/>
          <w:sz w:val="24"/>
          <w:szCs w:val="24"/>
          <w:lang w:val="en-US"/>
        </w:rPr>
        <w:t xml:space="preserve"> = 0.934$ for males, </w:t>
      </w:r>
      <w:r>
        <w:rPr>
          <w:rFonts w:ascii="Times New Roman" w:eastAsia="Times New Roman" w:hAnsi="Times New Roman" w:cs="Times New Roman"/>
          <w:i/>
          <w:iCs/>
          <w:sz w:val="24"/>
          <w:szCs w:val="24"/>
        </w:rPr>
        <w:t>ϕ</w:t>
      </w:r>
      <w:r w:rsidRPr="004928D8">
        <w:rPr>
          <w:rFonts w:ascii="Times New Roman" w:eastAsia="Times New Roman" w:hAnsi="Times New Roman" w:cs="Times New Roman"/>
          <w:i/>
          <w:iCs/>
          <w:sz w:val="24"/>
          <w:szCs w:val="24"/>
          <w:lang w:val="en-US"/>
        </w:rPr>
        <w:t xml:space="preserve"> </w:t>
      </w:r>
      <w:r w:rsidRPr="004928D8">
        <w:rPr>
          <w:rFonts w:ascii="Times New Roman" w:eastAsia="Times New Roman" w:hAnsi="Times New Roman" w:cs="Times New Roman"/>
          <w:sz w:val="24"/>
          <w:szCs w:val="24"/>
          <w:lang w:val="en-US"/>
        </w:rPr>
        <w:t>= 0.950$ for females). The 3D Euclidean distances between corresponding ethnic group centroids across studies were small for African (males: 0.016, females: 0.004), Italian (males: 0.024, females: 0.014), East-Asian (males: 0.031, females: 0.027), and Andean (males: 0.060, females: 0.035) targets. Given that the maximum Euclidean distance within this space reaches 5.45, the largest observed centroid shift (0.060) accounts for 1.1% of the total spatial range, underscoring a practically indistinguishable mapping structure across studies.</w:t>
      </w:r>
    </w:p>
    <w:p w14:paraId="197E89DA"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sz w:val="24"/>
          <w:szCs w:val="24"/>
          <w:lang w:val="en-US"/>
        </w:rPr>
        <w:t>To statistically confirm this replicability, we evaluated the structural consistency of the 20×20 perceptual distance matrices across the two samples. A Mantel test (999 permutations) revealed a strong, significant correlation between the perceptual structures for both female (</w:t>
      </w:r>
      <w:r w:rsidRPr="004928D8">
        <w:rPr>
          <w:rFonts w:ascii="Times New Roman" w:eastAsia="Times New Roman" w:hAnsi="Times New Roman" w:cs="Times New Roman"/>
          <w:i/>
          <w:iCs/>
          <w:sz w:val="24"/>
          <w:szCs w:val="24"/>
          <w:lang w:val="en-US"/>
        </w:rPr>
        <w:t>r</w:t>
      </w:r>
      <w:r w:rsidRPr="004928D8">
        <w:rPr>
          <w:rFonts w:ascii="Times New Roman" w:eastAsia="Times New Roman" w:hAnsi="Times New Roman" w:cs="Times New Roman"/>
          <w:sz w:val="24"/>
          <w:szCs w:val="24"/>
          <w:lang w:val="en-US"/>
        </w:rPr>
        <w:t xml:space="preserve"> = .91, p = .001; </w:t>
      </w:r>
      <w:r w:rsidRPr="004928D8">
        <w:rPr>
          <w:rFonts w:ascii="Times New Roman" w:eastAsia="Times New Roman" w:hAnsi="Times New Roman" w:cs="Times New Roman"/>
          <w:i/>
          <w:iCs/>
          <w:sz w:val="24"/>
          <w:szCs w:val="24"/>
          <w:lang w:val="en-US"/>
        </w:rPr>
        <w:t xml:space="preserve">BF10 </w:t>
      </w:r>
      <w:r w:rsidRPr="004928D8">
        <w:rPr>
          <w:rFonts w:ascii="Times New Roman" w:eastAsia="Times New Roman" w:hAnsi="Times New Roman" w:cs="Times New Roman"/>
          <w:sz w:val="24"/>
          <w:szCs w:val="24"/>
          <w:lang w:val="en-US"/>
        </w:rPr>
        <w:t>= 3.89 × 10^69) and male (</w:t>
      </w:r>
      <w:r w:rsidRPr="004928D8">
        <w:rPr>
          <w:rFonts w:ascii="Times New Roman" w:eastAsia="Times New Roman" w:hAnsi="Times New Roman" w:cs="Times New Roman"/>
          <w:i/>
          <w:iCs/>
          <w:sz w:val="24"/>
          <w:szCs w:val="24"/>
          <w:lang w:val="en-US"/>
        </w:rPr>
        <w:t>r</w:t>
      </w:r>
      <w:r w:rsidRPr="004928D8">
        <w:rPr>
          <w:rFonts w:ascii="Times New Roman" w:eastAsia="Times New Roman" w:hAnsi="Times New Roman" w:cs="Times New Roman"/>
          <w:sz w:val="24"/>
          <w:szCs w:val="24"/>
          <w:lang w:val="en-US"/>
        </w:rPr>
        <w:t xml:space="preserve"> = .87, p = .001; </w:t>
      </w:r>
      <w:r w:rsidRPr="004928D8">
        <w:rPr>
          <w:rFonts w:ascii="Times New Roman" w:eastAsia="Times New Roman" w:hAnsi="Times New Roman" w:cs="Times New Roman"/>
          <w:i/>
          <w:iCs/>
          <w:sz w:val="24"/>
          <w:szCs w:val="24"/>
          <w:lang w:val="en-US"/>
        </w:rPr>
        <w:t xml:space="preserve">BF10 </w:t>
      </w:r>
      <w:r w:rsidRPr="004928D8">
        <w:rPr>
          <w:rFonts w:ascii="Times New Roman" w:eastAsia="Times New Roman" w:hAnsi="Times New Roman" w:cs="Times New Roman"/>
          <w:sz w:val="24"/>
          <w:szCs w:val="24"/>
          <w:lang w:val="en-US"/>
        </w:rPr>
        <w:t>= 4.39 × 10^54) targets. Scatterplots of the pairwise perceptual distances (F</w:t>
      </w:r>
      <w:r w:rsidRPr="004928D8">
        <w:rPr>
          <w:rFonts w:ascii="Times New Roman" w:eastAsia="Times New Roman" w:hAnsi="Times New Roman" w:cs="Times New Roman"/>
          <w:sz w:val="24"/>
          <w:szCs w:val="24"/>
          <w:highlight w:val="yellow"/>
          <w:lang w:val="en-US"/>
          <w:rPrChange w:id="118" w:author="Luca Cussigh" w:date="2026-08-27T15:47:00Z">
            <w:rPr>
              <w:rFonts w:ascii="Times New Roman" w:eastAsia="Times New Roman" w:hAnsi="Times New Roman" w:cs="Times New Roman"/>
              <w:sz w:val="24"/>
              <w:szCs w:val="24"/>
            </w:rPr>
          </w:rPrChange>
        </w:rPr>
        <w:t>igure 12</w:t>
      </w:r>
      <w:r w:rsidRPr="004928D8">
        <w:rPr>
          <w:rFonts w:ascii="Times New Roman" w:eastAsia="Times New Roman" w:hAnsi="Times New Roman" w:cs="Times New Roman"/>
          <w:sz w:val="24"/>
          <w:szCs w:val="24"/>
          <w:lang w:val="en-US"/>
        </w:rPr>
        <w:t>) further illustrate this consistency across all intergroup and intragroup dyad combinations.</w:t>
      </w:r>
    </w:p>
    <w:p w14:paraId="267B30A3" w14:textId="77777777" w:rsidR="00654099" w:rsidRPr="004928D8" w:rsidRDefault="00000000">
      <w:pPr>
        <w:spacing w:line="360" w:lineRule="auto"/>
        <w:rPr>
          <w:rFonts w:ascii="Times New Roman" w:eastAsia="Times New Roman" w:hAnsi="Times New Roman" w:cs="Times New Roman"/>
          <w:b/>
          <w:bCs/>
          <w:sz w:val="24"/>
          <w:szCs w:val="24"/>
          <w:lang w:val="en-US"/>
        </w:rPr>
      </w:pPr>
      <w:r w:rsidRPr="004928D8">
        <w:rPr>
          <w:rFonts w:ascii="Times New Roman" w:eastAsia="Times New Roman" w:hAnsi="Times New Roman" w:cs="Times New Roman"/>
          <w:b/>
          <w:bCs/>
          <w:sz w:val="24"/>
          <w:szCs w:val="24"/>
          <w:highlight w:val="yellow"/>
          <w:lang w:val="en-US"/>
        </w:rPr>
        <w:t xml:space="preserve">Figure </w:t>
      </w:r>
      <w:r w:rsidRPr="004928D8">
        <w:rPr>
          <w:rFonts w:ascii="Times New Roman" w:eastAsia="Times New Roman" w:hAnsi="Times New Roman" w:cs="Times New Roman"/>
          <w:b/>
          <w:bCs/>
          <w:sz w:val="24"/>
          <w:szCs w:val="24"/>
          <w:lang w:val="en-US"/>
        </w:rPr>
        <w:t>12</w:t>
      </w:r>
    </w:p>
    <w:p w14:paraId="5F0598C8" w14:textId="77777777" w:rsidR="00654099" w:rsidRPr="004928D8" w:rsidRDefault="00000000">
      <w:pPr>
        <w:spacing w:line="360" w:lineRule="auto"/>
        <w:rPr>
          <w:rFonts w:ascii="Times New Roman" w:eastAsia="Times New Roman" w:hAnsi="Times New Roman" w:cs="Times New Roman"/>
          <w:sz w:val="24"/>
          <w:szCs w:val="24"/>
          <w:lang w:val="en-US"/>
        </w:rPr>
      </w:pPr>
      <w:r w:rsidRPr="004928D8">
        <w:rPr>
          <w:rFonts w:ascii="Times New Roman" w:eastAsia="Times New Roman" w:hAnsi="Times New Roman" w:cs="Times New Roman"/>
          <w:i/>
          <w:iCs/>
          <w:sz w:val="24"/>
          <w:szCs w:val="24"/>
          <w:lang w:val="en-US"/>
        </w:rPr>
        <w:t>Structural Replicability: S1 vs S2. Correlation of Perceived Distances Across Two Independent Samples</w:t>
      </w:r>
      <w:r w:rsidRPr="004928D8">
        <w:rPr>
          <w:rFonts w:ascii="Times New Roman" w:eastAsia="Times New Roman" w:hAnsi="Times New Roman" w:cs="Times New Roman"/>
          <w:sz w:val="24"/>
          <w:szCs w:val="24"/>
          <w:lang w:val="en-US"/>
        </w:rPr>
        <w:br/>
      </w:r>
      <w:r>
        <w:rPr>
          <w:rFonts w:ascii="Times New Roman" w:eastAsia="Times New Roman" w:hAnsi="Times New Roman" w:cs="Times New Roman"/>
          <w:noProof/>
          <w:sz w:val="24"/>
          <w:szCs w:val="24"/>
        </w:rPr>
        <w:drawing>
          <wp:inline distT="114300" distB="114300" distL="114300" distR="114300" wp14:anchorId="01113D9F" wp14:editId="0D75A111">
            <wp:extent cx="5731200" cy="3860800"/>
            <wp:effectExtent l="0" t="0" r="0" b="0"/>
            <wp:docPr id="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7"/>
                    <a:srcRect/>
                    <a:stretch>
                      <a:fillRect/>
                    </a:stretch>
                  </pic:blipFill>
                  <pic:spPr>
                    <a:xfrm>
                      <a:off x="0" y="0"/>
                      <a:ext cx="5731200" cy="3860800"/>
                    </a:xfrm>
                    <a:prstGeom prst="rect">
                      <a:avLst/>
                    </a:prstGeom>
                    <a:ln/>
                  </pic:spPr>
                </pic:pic>
              </a:graphicData>
            </a:graphic>
          </wp:inline>
        </w:drawing>
      </w:r>
    </w:p>
    <w:p w14:paraId="74C31A01" w14:textId="77777777" w:rsidR="00654099" w:rsidRPr="004928D8" w:rsidRDefault="00000000">
      <w:pPr>
        <w:spacing w:line="360" w:lineRule="auto"/>
        <w:jc w:val="center"/>
        <w:rPr>
          <w:rFonts w:ascii="Times New Roman" w:eastAsia="Times New Roman" w:hAnsi="Times New Roman" w:cs="Times New Roman"/>
          <w:sz w:val="24"/>
          <w:szCs w:val="24"/>
          <w:highlight w:val="yellow"/>
          <w:lang w:val="en-US"/>
        </w:rPr>
      </w:pPr>
      <w:r w:rsidRPr="004928D8">
        <w:rPr>
          <w:rFonts w:ascii="Times New Roman" w:eastAsia="Times New Roman" w:hAnsi="Times New Roman" w:cs="Times New Roman"/>
          <w:i/>
          <w:iCs/>
          <w:lang w:val="en-US"/>
        </w:rPr>
        <w:lastRenderedPageBreak/>
        <w:t>Note</w:t>
      </w:r>
      <w:r w:rsidRPr="004928D8">
        <w:rPr>
          <w:rFonts w:ascii="Times New Roman" w:eastAsia="Times New Roman" w:hAnsi="Times New Roman" w:cs="Times New Roman"/>
          <w:lang w:val="en-US"/>
        </w:rPr>
        <w:t>. Pairwise mean perceived distances in S1 vs. S2 for female targets (left) and male targets (right). Points represent individual stimulus dyads, color-coded by ethnic dyad category. Dashed lines represent linear regression trends with 95% confidence intervals (shaded regions).</w:t>
      </w:r>
    </w:p>
    <w:p w14:paraId="7BC98109" w14:textId="77777777" w:rsidR="00654099" w:rsidRDefault="00000000">
      <w:pPr>
        <w:pStyle w:val="Titolo2"/>
        <w:keepNext w:val="0"/>
        <w:keepLines w:val="0"/>
        <w:spacing w:before="280"/>
      </w:pPr>
      <w:bookmarkStart w:id="119" w:name="_wylgve22st7d" w:colFirst="0" w:colLast="0"/>
      <w:bookmarkEnd w:id="119"/>
      <w:r>
        <w:t>Study 2 Discussion</w:t>
      </w:r>
    </w:p>
    <w:p w14:paraId="7C682D07" w14:textId="77777777" w:rsidR="00654099" w:rsidRDefault="00654099">
      <w:pPr>
        <w:spacing w:line="360" w:lineRule="auto"/>
        <w:rPr>
          <w:rFonts w:ascii="Times New Roman" w:eastAsia="Times New Roman" w:hAnsi="Times New Roman" w:cs="Times New Roman"/>
          <w:sz w:val="24"/>
          <w:szCs w:val="24"/>
        </w:rPr>
      </w:pPr>
    </w:p>
    <w:p w14:paraId="43946200" w14:textId="77777777" w:rsidR="00654099" w:rsidRDefault="00000000">
      <w:pPr>
        <w:pStyle w:val="Titolo3"/>
        <w:keepNext w:val="0"/>
        <w:keepLines w:val="0"/>
        <w:spacing w:before="280"/>
        <w:rPr>
          <w:color w:val="000000"/>
        </w:rPr>
      </w:pPr>
      <w:bookmarkStart w:id="120" w:name="_se7wt7624boc" w:colFirst="0" w:colLast="0"/>
      <w:bookmarkEnd w:id="120"/>
      <w:r>
        <w:rPr>
          <w:color w:val="000000"/>
        </w:rPr>
        <w:t>General Discussion</w:t>
      </w:r>
    </w:p>
    <w:p w14:paraId="2E80689A" w14:textId="77777777" w:rsidR="00654099" w:rsidRDefault="00000000">
      <w:pPr>
        <w:numPr>
          <w:ilvl w:val="0"/>
          <w:numId w:val="2"/>
        </w:numPr>
        <w:spacing w:before="240" w:line="360" w:lineRule="auto"/>
        <w:rPr>
          <w:sz w:val="24"/>
          <w:szCs w:val="24"/>
        </w:rPr>
      </w:pPr>
      <w:r>
        <w:rPr>
          <w:rFonts w:ascii="Times New Roman" w:eastAsia="Times New Roman" w:hAnsi="Times New Roman" w:cs="Times New Roman"/>
          <w:b/>
          <w:bCs/>
          <w:sz w:val="24"/>
          <w:szCs w:val="24"/>
        </w:rPr>
        <w:t>Synthesis of Findings:</w:t>
      </w:r>
      <w:r>
        <w:rPr>
          <w:rFonts w:ascii="Times New Roman" w:eastAsia="Times New Roman" w:hAnsi="Times New Roman" w:cs="Times New Roman"/>
          <w:sz w:val="24"/>
          <w:szCs w:val="24"/>
        </w:rPr>
        <w:t xml:space="preserve"> Confronto diretto tra i due studi.</w:t>
      </w:r>
    </w:p>
    <w:p w14:paraId="0F39A42E" w14:textId="77777777" w:rsidR="00654099" w:rsidRDefault="00000000">
      <w:pPr>
        <w:numPr>
          <w:ilvl w:val="0"/>
          <w:numId w:val="2"/>
        </w:numPr>
        <w:spacing w:line="360" w:lineRule="auto"/>
        <w:rPr>
          <w:sz w:val="24"/>
          <w:szCs w:val="24"/>
        </w:rPr>
      </w:pPr>
      <w:r>
        <w:rPr>
          <w:rFonts w:ascii="Times New Roman" w:eastAsia="Times New Roman" w:hAnsi="Times New Roman" w:cs="Times New Roman"/>
          <w:b/>
          <w:bCs/>
          <w:sz w:val="24"/>
          <w:szCs w:val="24"/>
        </w:rPr>
        <w:t>Theoretical Implications:</w:t>
      </w:r>
      <w:r>
        <w:rPr>
          <w:rFonts w:ascii="Times New Roman" w:eastAsia="Times New Roman" w:hAnsi="Times New Roman" w:cs="Times New Roman"/>
          <w:sz w:val="24"/>
          <w:szCs w:val="24"/>
        </w:rPr>
        <w:t xml:space="preserve"> Come i risultati ridefiniscono i modelli di percezione infantile, specialmente il legame tra entitatività ed essenzialismo visivo. Riprendere Introduzione: confermiamo risultati come Papesh e Golfnger oppure quelli sulla similarità (questi ultimi)? Inoltre, notiamo che in quei casi si usa solo il termine similarità, non si parla di omogeneità.  </w:t>
      </w:r>
    </w:p>
    <w:p w14:paraId="315C3016" w14:textId="77777777" w:rsidR="00654099" w:rsidRDefault="00000000">
      <w:pPr>
        <w:numPr>
          <w:ilvl w:val="0"/>
          <w:numId w:val="2"/>
        </w:numPr>
        <w:spacing w:line="360" w:lineRule="auto"/>
        <w:rPr>
          <w:sz w:val="24"/>
          <w:szCs w:val="24"/>
        </w:rPr>
      </w:pPr>
      <w:r>
        <w:rPr>
          <w:rFonts w:ascii="Times New Roman" w:eastAsia="Times New Roman" w:hAnsi="Times New Roman" w:cs="Times New Roman"/>
          <w:b/>
          <w:bCs/>
          <w:sz w:val="24"/>
          <w:szCs w:val="24"/>
        </w:rPr>
        <w:t>Limitations and Future Directions:</w:t>
      </w:r>
      <w:r>
        <w:rPr>
          <w:rFonts w:ascii="Times New Roman" w:eastAsia="Times New Roman" w:hAnsi="Times New Roman" w:cs="Times New Roman"/>
          <w:sz w:val="24"/>
          <w:szCs w:val="24"/>
        </w:rPr>
        <w:t xml:space="preserve"> Limiti del paradigma. Numero di esposizioni a categorie di diadi iniquo. Ruolo della minaccia. </w:t>
      </w:r>
    </w:p>
    <w:p w14:paraId="38AD7863" w14:textId="77777777" w:rsidR="00654099" w:rsidRDefault="00000000">
      <w:pPr>
        <w:numPr>
          <w:ilvl w:val="0"/>
          <w:numId w:val="2"/>
        </w:numPr>
        <w:spacing w:after="240" w:line="360" w:lineRule="auto"/>
        <w:rPr>
          <w:sz w:val="24"/>
          <w:szCs w:val="24"/>
        </w:rPr>
      </w:pPr>
      <w:r>
        <w:rPr>
          <w:rFonts w:ascii="Times New Roman" w:eastAsia="Times New Roman" w:hAnsi="Times New Roman" w:cs="Times New Roman"/>
          <w:b/>
          <w:bCs/>
          <w:sz w:val="24"/>
          <w:szCs w:val="24"/>
        </w:rPr>
        <w:t>Conclusion:</w:t>
      </w:r>
      <w:r>
        <w:rPr>
          <w:rFonts w:ascii="Times New Roman" w:eastAsia="Times New Roman" w:hAnsi="Times New Roman" w:cs="Times New Roman"/>
          <w:sz w:val="24"/>
          <w:szCs w:val="24"/>
        </w:rPr>
        <w:t xml:space="preserve"> Messaggio finale. Riprendere le implicazioni pratiche che potrebbe avere l’immigrazione di massa discussa a fine introduzione. Interventi nelle scuole.</w:t>
      </w:r>
    </w:p>
    <w:p w14:paraId="71F030E0" w14:textId="77777777" w:rsidR="00654099" w:rsidRDefault="00654099">
      <w:pPr>
        <w:spacing w:line="360" w:lineRule="auto"/>
        <w:rPr>
          <w:rFonts w:ascii="Times New Roman" w:eastAsia="Times New Roman" w:hAnsi="Times New Roman" w:cs="Times New Roman"/>
          <w:sz w:val="24"/>
          <w:szCs w:val="24"/>
        </w:rPr>
      </w:pPr>
    </w:p>
    <w:sectPr w:rsidR="00654099">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uca Cussigh" w:date="2026-08-26T16:51:00Z" w:initials="">
    <w:p w14:paraId="74B0D005"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volendo connessione anche a come l'entitatività dell'ingroup aumenti l'identificazione con esso</w:t>
      </w:r>
    </w:p>
  </w:comment>
  <w:comment w:id="2" w:author="Luca Cussigh" w:date="2026-08-26T16:54:00Z" w:initials="">
    <w:p w14:paraId="3E293E69"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qua quindi ci ricolleghiamo alla categorizzazione.</w:t>
      </w:r>
    </w:p>
    <w:p w14:paraId="4F4C1FE1" w14:textId="77777777" w:rsidR="00654099" w:rsidRDefault="00000000">
      <w:pPr>
        <w:widowControl w:val="0"/>
        <w:pBdr>
          <w:top w:val="nil"/>
          <w:left w:val="nil"/>
          <w:bottom w:val="nil"/>
          <w:right w:val="nil"/>
          <w:between w:val="nil"/>
        </w:pBdr>
        <w:spacing w:line="240" w:lineRule="auto"/>
        <w:rPr>
          <w:color w:val="000000"/>
        </w:rPr>
      </w:pPr>
      <w:r>
        <w:rPr>
          <w:color w:val="000000"/>
        </w:rPr>
        <w:t>Struttura:</w:t>
      </w:r>
    </w:p>
    <w:p w14:paraId="366FDD7F" w14:textId="77777777" w:rsidR="00654099" w:rsidRDefault="00000000">
      <w:pPr>
        <w:widowControl w:val="0"/>
        <w:pBdr>
          <w:top w:val="nil"/>
          <w:left w:val="nil"/>
          <w:bottom w:val="nil"/>
          <w:right w:val="nil"/>
          <w:between w:val="nil"/>
        </w:pBdr>
        <w:spacing w:line="240" w:lineRule="auto"/>
        <w:rPr>
          <w:color w:val="000000"/>
        </w:rPr>
      </w:pPr>
      <w:r>
        <w:rPr>
          <w:color w:val="000000"/>
        </w:rPr>
        <w:t>1. Apertura su categorizzazione</w:t>
      </w:r>
    </w:p>
    <w:p w14:paraId="7C91140B" w14:textId="77777777" w:rsidR="00654099" w:rsidRDefault="00000000">
      <w:pPr>
        <w:widowControl w:val="0"/>
        <w:pBdr>
          <w:top w:val="nil"/>
          <w:left w:val="nil"/>
          <w:bottom w:val="nil"/>
          <w:right w:val="nil"/>
          <w:between w:val="nil"/>
        </w:pBdr>
        <w:spacing w:line="240" w:lineRule="auto"/>
        <w:rPr>
          <w:color w:val="000000"/>
        </w:rPr>
      </w:pPr>
      <w:r>
        <w:rPr>
          <w:color w:val="000000"/>
        </w:rPr>
        <w:t>2. Sviluppo su omogeneità</w:t>
      </w:r>
    </w:p>
    <w:p w14:paraId="64BAF210" w14:textId="77777777" w:rsidR="00654099" w:rsidRDefault="00000000">
      <w:pPr>
        <w:widowControl w:val="0"/>
        <w:pBdr>
          <w:top w:val="nil"/>
          <w:left w:val="nil"/>
          <w:bottom w:val="nil"/>
          <w:right w:val="nil"/>
          <w:between w:val="nil"/>
        </w:pBdr>
        <w:spacing w:line="240" w:lineRule="auto"/>
        <w:rPr>
          <w:color w:val="000000"/>
        </w:rPr>
      </w:pPr>
      <w:r>
        <w:rPr>
          <w:color w:val="000000"/>
        </w:rPr>
        <w:t>3. Noi vogliamo studiare se c'è l'omogeneità</w:t>
      </w:r>
    </w:p>
    <w:p w14:paraId="72E54A9E" w14:textId="77777777" w:rsidR="00654099" w:rsidRDefault="00000000">
      <w:pPr>
        <w:widowControl w:val="0"/>
        <w:pBdr>
          <w:top w:val="nil"/>
          <w:left w:val="nil"/>
          <w:bottom w:val="nil"/>
          <w:right w:val="nil"/>
          <w:between w:val="nil"/>
        </w:pBdr>
        <w:spacing w:line="240" w:lineRule="auto"/>
        <w:rPr>
          <w:color w:val="000000"/>
        </w:rPr>
      </w:pPr>
      <w:r>
        <w:rPr>
          <w:color w:val="000000"/>
        </w:rPr>
        <w:t>4. E allora se vogliamo fare questo dobbiamo prima indagare la categorizzazione</w:t>
      </w:r>
    </w:p>
  </w:comment>
  <w:comment w:id="3" w:author="Luca Cussigh" w:date="2026-08-28T17:30:00Z" w:initials="">
    <w:p w14:paraId="616C846F"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Riprendere nella conclusione</w:t>
      </w:r>
    </w:p>
  </w:comment>
  <w:comment w:id="5" w:author="Luca Cussigh" w:date="2026-08-26T17:01:00Z" w:initials="">
    <w:p w14:paraId="1B218C0A"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Questa è il ponte tra introduzione e metodo. Parlo di entrambi gli studi assieme per l'ipotesi h3,h4,h5 specifico che sono solo per s1</w:t>
      </w:r>
    </w:p>
  </w:comment>
  <w:comment w:id="8" w:author="Luca Cussigh" w:date="2026-08-27T09:01:00Z" w:initials="">
    <w:p w14:paraId="128C7F2E"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è possibile inserire qui in una nota oppure a inizio articolo a pie' di pagina un ringraziamento alle ragazze che hanno condotto la raccolta in presenza?</w:t>
      </w:r>
    </w:p>
  </w:comment>
  <w:comment w:id="9" w:author="Luca Cussigh" w:date="2026-08-27T09:58:00Z" w:initials="">
    <w:p w14:paraId="32F7C7ED"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Ho pensato di includere questa modifica per una questione riguardante la linearità della narrazione degli studi. Inoltre, considerando la lunghezza dell'articolo, sto cercando di tagliare alcune parti. Secondo te va bene?</w:t>
      </w:r>
    </w:p>
  </w:comment>
  <w:comment w:id="11" w:author="Luca Cussigh" w:date="2026-08-21T19:46:00Z" w:initials="">
    <w:p w14:paraId="66BD9C1F"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Rimuovere per blind review</w:t>
      </w:r>
    </w:p>
  </w:comment>
  <w:comment w:id="12" w:author="Luca Cussigh" w:date="2026-08-26T06:28:00Z" w:initials="">
    <w:p w14:paraId="131B46FA"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add</w:t>
      </w:r>
    </w:p>
  </w:comment>
  <w:comment w:id="13" w:author="Luca Cussigh" w:date="2026-08-21T19:43:00Z" w:initials="">
    <w:p w14:paraId="187EA603"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giusto?</w:t>
      </w:r>
    </w:p>
  </w:comment>
  <w:comment w:id="14" w:author="Luca Cussigh" w:date="2026-08-21T19:47:00Z" w:initials="">
    <w:p w14:paraId="4DB3759D"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Aggiungere entrambi in versione anonymized</w:t>
      </w:r>
    </w:p>
  </w:comment>
  <w:comment w:id="15" w:author="Luca Cussigh" w:date="2026-08-21T19:47:00Z" w:initials="">
    <w:p w14:paraId="78B3EE89"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Aggiungere su OSF</w:t>
      </w:r>
    </w:p>
  </w:comment>
  <w:comment w:id="16" w:author="Luca Cussigh" w:date="2026-08-29T09:08:00Z" w:initials="">
    <w:p w14:paraId="29D2EA31"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sostituire con Link very</w:t>
      </w:r>
    </w:p>
  </w:comment>
  <w:comment w:id="19" w:author="Luca Cussigh" w:date="2026-08-26T06:32:00Z" w:initials="">
    <w:p w14:paraId="1B6F2D59"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Aggiungere</w:t>
      </w:r>
    </w:p>
  </w:comment>
  <w:comment w:id="22" w:author="Luca Cussigh" w:date="2026-08-25T14:40:00Z" w:initials="">
    <w:p w14:paraId="132B771E"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scegliere se definirli genitori, tutori, adulti, etc.</w:t>
      </w:r>
    </w:p>
  </w:comment>
  <w:comment w:id="24" w:author="Luca Cussigh" w:date="2026-08-22T10:25:00Z" w:initials="">
    <w:p w14:paraId="05856DD4"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Aggiungere</w:t>
      </w:r>
    </w:p>
  </w:comment>
  <w:comment w:id="23" w:author="Luca Cussigh" w:date="2026-08-22T10:50:00Z" w:initials="">
    <w:p w14:paraId="6AD30CC5"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Chiamarla tipo "Preparing the Face Similarity Task", un po' come i contenuti extra dei film in DVD</w:t>
      </w:r>
    </w:p>
  </w:comment>
  <w:comment w:id="28" w:author="Luca Cussigh" w:date="2026-08-29T10:18:00Z" w:initials="">
    <w:p w14:paraId="550C2628"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Champely S (2020). _pwr: Basic Functions for Power Analysis_.</w:t>
      </w:r>
    </w:p>
    <w:p w14:paraId="4E20B235" w14:textId="77777777" w:rsidR="00654099" w:rsidRDefault="00000000">
      <w:pPr>
        <w:widowControl w:val="0"/>
        <w:pBdr>
          <w:top w:val="nil"/>
          <w:left w:val="nil"/>
          <w:bottom w:val="nil"/>
          <w:right w:val="nil"/>
          <w:between w:val="nil"/>
        </w:pBdr>
        <w:spacing w:line="240" w:lineRule="auto"/>
        <w:rPr>
          <w:color w:val="000000"/>
        </w:rPr>
      </w:pPr>
      <w:r>
        <w:rPr>
          <w:color w:val="000000"/>
        </w:rPr>
        <w:t>doi:10.32614/CRAN.package.pwr &lt;https://doi.org/10.32614/CRAN.package.pwr&gt;. R</w:t>
      </w:r>
    </w:p>
    <w:p w14:paraId="576187C0" w14:textId="77777777" w:rsidR="00654099" w:rsidRDefault="00000000">
      <w:pPr>
        <w:widowControl w:val="0"/>
        <w:pBdr>
          <w:top w:val="nil"/>
          <w:left w:val="nil"/>
          <w:bottom w:val="nil"/>
          <w:right w:val="nil"/>
          <w:between w:val="nil"/>
        </w:pBdr>
        <w:spacing w:line="240" w:lineRule="auto"/>
        <w:rPr>
          <w:color w:val="000000"/>
        </w:rPr>
      </w:pPr>
      <w:r>
        <w:rPr>
          <w:color w:val="000000"/>
        </w:rPr>
        <w:t>package version 1.3-0, &lt;https://CRAN.R-project.org/package=pwr&gt;.</w:t>
      </w:r>
    </w:p>
  </w:comment>
  <w:comment w:id="33" w:author="Luca Cussigh" w:date="2026-08-27T14:12:00Z" w:initials="">
    <w:p w14:paraId="53A1AB30"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aggiungere cit. (e.g., Cohen, 1988)</w:t>
      </w:r>
    </w:p>
  </w:comment>
  <w:comment w:id="53" w:author="Luca Cussigh" w:date="2026-08-21T18:43:00Z" w:initials="">
    <w:p w14:paraId="7E6847F0"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Aggiungere</w:t>
      </w:r>
    </w:p>
  </w:comment>
  <w:comment w:id="70" w:author="Luca Cussigh" w:date="2026-08-24T16:09:00Z" w:initials="">
    <w:p w14:paraId="3572C210"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Nella discussione si potrebbe aggiungere un'interpretazione di questi risultati: perché solo le facce sudamericane? Probabilmente perché questo gruppo è quello più "ambiguo" da un punto di vista dei tratti somatici. Potrebbe anche essere perché è quello con cui i bambini entrano meno di frequente a contatto nella loro vita quotidiana. In ogni caso, queste due spiegazioni potrebbero entrambe contribuire allo spiegare dei meccanismi di categorizzazione che si stanno formando.</w:t>
      </w:r>
    </w:p>
    <w:p w14:paraId="0E8BA49A" w14:textId="77777777" w:rsidR="00654099" w:rsidRDefault="00000000">
      <w:pPr>
        <w:widowControl w:val="0"/>
        <w:pBdr>
          <w:top w:val="nil"/>
          <w:left w:val="nil"/>
          <w:bottom w:val="nil"/>
          <w:right w:val="nil"/>
          <w:between w:val="nil"/>
        </w:pBdr>
        <w:spacing w:line="240" w:lineRule="auto"/>
        <w:rPr>
          <w:color w:val="000000"/>
        </w:rPr>
      </w:pPr>
      <w:r>
        <w:rPr>
          <w:color w:val="000000"/>
        </w:rPr>
        <w:t>Aggiungo che un eventuali MDS solo per bambini grandi/piccoli potrebbe essere aggiunto proprio nella discussione. Valutare se aggiungerlo che potrebbe anche solo creare più confusione</w:t>
      </w:r>
    </w:p>
  </w:comment>
  <w:comment w:id="79" w:author="Luca Cussigh" w:date="2026-08-24T16:09:00Z" w:initials="">
    <w:p w14:paraId="1E3651AF"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Nella discussione si potrebbe aggiungere un'interpretazione di questi risultati: perché solo le facce sudamericane? Probabilmente perché questo gruppo è quello più "ambiguo" da un punto di vista dei tratti somatici. Potrebbe anche essere perché è quello con cui i bambini entrano meno di frequente a contatto nella loro vita quotidiana. In ogni caso, queste due spiegazioni potrebbero entrambe contribuire allo spiegare dei meccanismi di categorizzazione che si stanno formando.</w:t>
      </w:r>
    </w:p>
    <w:p w14:paraId="24E860B8" w14:textId="77777777" w:rsidR="00654099" w:rsidRDefault="00000000">
      <w:pPr>
        <w:widowControl w:val="0"/>
        <w:pBdr>
          <w:top w:val="nil"/>
          <w:left w:val="nil"/>
          <w:bottom w:val="nil"/>
          <w:right w:val="nil"/>
          <w:between w:val="nil"/>
        </w:pBdr>
        <w:spacing w:line="240" w:lineRule="auto"/>
        <w:rPr>
          <w:color w:val="000000"/>
        </w:rPr>
      </w:pPr>
      <w:r>
        <w:rPr>
          <w:color w:val="000000"/>
        </w:rPr>
        <w:t>Aggiungo che un eventuali MDS solo per bambini grandi/piccoli potrebbe essere aggiunto proprio nella discussione. Valutare se aggiungerlo che potrebbe anche solo creare più confusione</w:t>
      </w:r>
    </w:p>
  </w:comment>
  <w:comment w:id="80" w:author="Luca Cussigh" w:date="2026-08-24T16:23:00Z" w:initials="">
    <w:p w14:paraId="01D34AE3"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Nella version finale Word posso incollare direttamente l'output di Rstudio (che è questa stessa tabella ma formattata un po' meglio)</w:t>
      </w:r>
    </w:p>
  </w:comment>
  <w:comment w:id="81" w:author="Luca Cussigh" w:date="2026-08-24T16:23:00Z" w:initials="">
    <w:p w14:paraId="21ECAA5A"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Nella version finale Word posso incollare direttamente l'output di Rstudio (che è questa stessa tabella ma formattata un po' meglio)</w:t>
      </w:r>
    </w:p>
  </w:comment>
  <w:comment w:id="82" w:author="Luca Cussigh" w:date="2026-08-24T16:23:00Z" w:initials="">
    <w:p w14:paraId="0F5007E8"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Nella version finale Word posso incollare direttamente l'output di Rstudio (che è questa stessa tabella ma formattata un po' meglio)</w:t>
      </w:r>
    </w:p>
  </w:comment>
  <w:comment w:id="83" w:author="Luca Cussigh" w:date="2026-08-24T16:23:00Z" w:initials="">
    <w:p w14:paraId="0C4C0528"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Nella version finale Word posso incollare direttamente l'output di Rstudio (che è questa stessa tabella ma formattata un po' meglio)</w:t>
      </w:r>
    </w:p>
  </w:comment>
  <w:comment w:id="84" w:author="Luca Cussigh" w:date="2026-08-24T16:23:00Z" w:initials="">
    <w:p w14:paraId="5B6E9A02"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Nella version finale Word posso incollare direttamente l'output di Rstudio (che è questa stessa tabella ma formattata un po' meglio)</w:t>
      </w:r>
    </w:p>
  </w:comment>
  <w:comment w:id="85" w:author="Luca Cussigh" w:date="2026-08-24T16:23:00Z" w:initials="">
    <w:p w14:paraId="3D172DB2"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Nella version finale Word posso incollare direttamente l'output di Rstudio (che è questa stessa tabella ma formattata un po' meglio)</w:t>
      </w:r>
    </w:p>
  </w:comment>
  <w:comment w:id="86" w:author="Luca Cussigh" w:date="2026-08-24T16:23:00Z" w:initials="">
    <w:p w14:paraId="3D40DFE1"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Nella version finale Word posso incollare direttamente l'output di Rstudio (che è questa stessa tabella ma formattata un po' meglio)</w:t>
      </w:r>
    </w:p>
  </w:comment>
  <w:comment w:id="87" w:author="Luca Cussigh" w:date="2026-08-24T16:23:00Z" w:initials="">
    <w:p w14:paraId="7CD988E3"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Nella version finale Word posso incollare direttamente l'output di Rstudio (che è questa stessa tabella ma formattata un po' meglio)</w:t>
      </w:r>
    </w:p>
  </w:comment>
  <w:comment w:id="88" w:author="Luca Cussigh" w:date="2026-08-24T16:23:00Z" w:initials="">
    <w:p w14:paraId="4065579D"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Nella version finale Word posso incollare direttamente l'output di Rstudio (che è questa stessa tabella ma formattata un po' meglio)</w:t>
      </w:r>
    </w:p>
  </w:comment>
  <w:comment w:id="89" w:author="Luca Cussigh" w:date="2026-08-24T16:20:00Z" w:initials="">
    <w:p w14:paraId="0ADEF249"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da spostare in discussone:</w:t>
      </w:r>
    </w:p>
    <w:p w14:paraId="2601A29A" w14:textId="77777777" w:rsidR="00654099" w:rsidRDefault="00000000">
      <w:pPr>
        <w:widowControl w:val="0"/>
        <w:pBdr>
          <w:top w:val="nil"/>
          <w:left w:val="nil"/>
          <w:bottom w:val="nil"/>
          <w:right w:val="nil"/>
          <w:between w:val="nil"/>
        </w:pBdr>
        <w:spacing w:line="240" w:lineRule="auto"/>
        <w:rPr>
          <w:color w:val="000000"/>
        </w:rPr>
      </w:pPr>
      <w:r>
        <w:rPr>
          <w:color w:val="000000"/>
        </w:rPr>
        <w:t>Inoltre, per discussione: In conclusione, le ipotesi di omogeneità (H1A e H2A) non sono supportate. Al contrario, e in maniera interessante ai fini dello studio, i bambini, sia maschi che femmine, impiegando stimoli diversi, percepiscono la relazione tra volti di gruppi etnici diversi suddividendoli in gruppi etnici pre-stabiliti.</w:t>
      </w:r>
    </w:p>
  </w:comment>
  <w:comment w:id="91" w:author="Luca Cussigh" w:date="2026-08-29T11:17:00Z" w:initials="">
    <w:p w14:paraId="27C7BDBF"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Posit team (2026). RStudio: Integrated Development Environment for R. Posit</w:t>
      </w:r>
    </w:p>
    <w:p w14:paraId="34C70D06" w14:textId="77777777" w:rsidR="00654099" w:rsidRDefault="00000000">
      <w:pPr>
        <w:widowControl w:val="0"/>
        <w:pBdr>
          <w:top w:val="nil"/>
          <w:left w:val="nil"/>
          <w:bottom w:val="nil"/>
          <w:right w:val="nil"/>
          <w:between w:val="nil"/>
        </w:pBdr>
        <w:spacing w:line="240" w:lineRule="auto"/>
        <w:rPr>
          <w:color w:val="000000"/>
        </w:rPr>
      </w:pPr>
      <w:r>
        <w:rPr>
          <w:color w:val="000000"/>
        </w:rPr>
        <w:t>Software, PBC, Boston, MA. URL http://www.posit.co/.</w:t>
      </w:r>
    </w:p>
  </w:comment>
  <w:comment w:id="92" w:author="Luca Cussigh" w:date="2026-08-29T11:21:00Z" w:initials="">
    <w:p w14:paraId="534B6157"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Douglas Bates, Martin Maechler, Ben Bolker, Steve Walker (2015). Fitting Linear</w:t>
      </w:r>
    </w:p>
    <w:p w14:paraId="0DE22F5C" w14:textId="77777777" w:rsidR="00654099" w:rsidRDefault="00000000">
      <w:pPr>
        <w:widowControl w:val="0"/>
        <w:pBdr>
          <w:top w:val="nil"/>
          <w:left w:val="nil"/>
          <w:bottom w:val="nil"/>
          <w:right w:val="nil"/>
          <w:between w:val="nil"/>
        </w:pBdr>
        <w:spacing w:line="240" w:lineRule="auto"/>
        <w:rPr>
          <w:color w:val="000000"/>
        </w:rPr>
      </w:pPr>
      <w:r>
        <w:rPr>
          <w:color w:val="000000"/>
        </w:rPr>
        <w:t>Mixed-Effects Models Using lme4. Journal of Statistical Software, 67(1), 1-48.</w:t>
      </w:r>
    </w:p>
    <w:p w14:paraId="393F8D5A" w14:textId="77777777" w:rsidR="00654099" w:rsidRDefault="00000000">
      <w:pPr>
        <w:widowControl w:val="0"/>
        <w:pBdr>
          <w:top w:val="nil"/>
          <w:left w:val="nil"/>
          <w:bottom w:val="nil"/>
          <w:right w:val="nil"/>
          <w:between w:val="nil"/>
        </w:pBdr>
        <w:spacing w:line="240" w:lineRule="auto"/>
        <w:rPr>
          <w:color w:val="000000"/>
        </w:rPr>
      </w:pPr>
      <w:r>
        <w:rPr>
          <w:color w:val="000000"/>
        </w:rPr>
        <w:t>doi:10.18637/jss.v067.i01.</w:t>
      </w:r>
    </w:p>
  </w:comment>
  <w:comment w:id="93" w:author="Luca Cussigh" w:date="2026-08-29T11:22:00Z" w:initials="">
    <w:p w14:paraId="561E809F"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Kuznetsova A, Brockhoff PB, Christensen RHB (2017). “lmerTest Package: Tests in</w:t>
      </w:r>
    </w:p>
    <w:p w14:paraId="6B39462D" w14:textId="77777777" w:rsidR="00654099" w:rsidRDefault="00000000">
      <w:pPr>
        <w:widowControl w:val="0"/>
        <w:pBdr>
          <w:top w:val="nil"/>
          <w:left w:val="nil"/>
          <w:bottom w:val="nil"/>
          <w:right w:val="nil"/>
          <w:between w:val="nil"/>
        </w:pBdr>
        <w:spacing w:line="240" w:lineRule="auto"/>
        <w:rPr>
          <w:color w:val="000000"/>
        </w:rPr>
      </w:pPr>
      <w:r>
        <w:rPr>
          <w:color w:val="000000"/>
        </w:rPr>
        <w:t>Linear Mixed Effects Models.” _Journal of Statistical Software_, *82*(13), 1-26.</w:t>
      </w:r>
    </w:p>
    <w:p w14:paraId="0F461434" w14:textId="77777777" w:rsidR="00654099" w:rsidRDefault="00000000">
      <w:pPr>
        <w:widowControl w:val="0"/>
        <w:pBdr>
          <w:top w:val="nil"/>
          <w:left w:val="nil"/>
          <w:bottom w:val="nil"/>
          <w:right w:val="nil"/>
          <w:between w:val="nil"/>
        </w:pBdr>
        <w:spacing w:line="240" w:lineRule="auto"/>
        <w:rPr>
          <w:color w:val="000000"/>
        </w:rPr>
      </w:pPr>
      <w:r>
        <w:rPr>
          <w:color w:val="000000"/>
        </w:rPr>
        <w:t>doi:10.18637/jss.v082.i13 &lt;https://doi.org/10.18637/jss.v082.i13&gt;.</w:t>
      </w:r>
    </w:p>
  </w:comment>
  <w:comment w:id="94" w:author="Luca Cussigh" w:date="2026-08-24T18:07:00Z" w:initials="">
    <w:p w14:paraId="0E81B914"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cambiare parola?</w:t>
      </w:r>
    </w:p>
  </w:comment>
  <w:comment w:id="95" w:author="Luca Cussigh" w:date="2026-08-29T11:27:00Z" w:initials="">
    <w:p w14:paraId="21A5F1DC"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Fox J, Weisberg S (2019). _An R Companion to Applied Regression_, Third edition.</w:t>
      </w:r>
    </w:p>
    <w:p w14:paraId="763C443C" w14:textId="77777777" w:rsidR="00654099" w:rsidRDefault="00000000">
      <w:pPr>
        <w:widowControl w:val="0"/>
        <w:pBdr>
          <w:top w:val="nil"/>
          <w:left w:val="nil"/>
          <w:bottom w:val="nil"/>
          <w:right w:val="nil"/>
          <w:between w:val="nil"/>
        </w:pBdr>
        <w:spacing w:line="240" w:lineRule="auto"/>
        <w:rPr>
          <w:color w:val="000000"/>
        </w:rPr>
      </w:pPr>
      <w:r>
        <w:rPr>
          <w:color w:val="000000"/>
        </w:rPr>
        <w:t>Sage, Thousand Oaks CA. &lt;https://www.john-fox.ca/Companion/&gt;.</w:t>
      </w:r>
    </w:p>
  </w:comment>
  <w:comment w:id="96" w:author="Luca Cussigh" w:date="2026-08-29T11:28:00Z" w:initials="">
    <w:p w14:paraId="01129E4C"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Lenth R, Piaskowski J (2026). _emmeans: Estimated Marginal Means, aka Least-Squares</w:t>
      </w:r>
    </w:p>
    <w:p w14:paraId="424F7DAF" w14:textId="77777777" w:rsidR="00654099" w:rsidRDefault="00000000">
      <w:pPr>
        <w:widowControl w:val="0"/>
        <w:pBdr>
          <w:top w:val="nil"/>
          <w:left w:val="nil"/>
          <w:bottom w:val="nil"/>
          <w:right w:val="nil"/>
          <w:between w:val="nil"/>
        </w:pBdr>
        <w:spacing w:line="240" w:lineRule="auto"/>
        <w:rPr>
          <w:color w:val="000000"/>
        </w:rPr>
      </w:pPr>
      <w:r>
        <w:rPr>
          <w:color w:val="000000"/>
        </w:rPr>
        <w:t>Means_. doi:10.32614/CRAN.package.emmeans</w:t>
      </w:r>
    </w:p>
    <w:p w14:paraId="7E9585A1" w14:textId="77777777" w:rsidR="00654099" w:rsidRDefault="00000000">
      <w:pPr>
        <w:widowControl w:val="0"/>
        <w:pBdr>
          <w:top w:val="nil"/>
          <w:left w:val="nil"/>
          <w:bottom w:val="nil"/>
          <w:right w:val="nil"/>
          <w:between w:val="nil"/>
        </w:pBdr>
        <w:spacing w:line="240" w:lineRule="auto"/>
        <w:rPr>
          <w:color w:val="000000"/>
        </w:rPr>
      </w:pPr>
      <w:r>
        <w:rPr>
          <w:color w:val="000000"/>
        </w:rPr>
        <w:t>&lt;https://doi.org/10.32614/CRAN.package.emmeans&gt;. R package version 2.0.4,</w:t>
      </w:r>
    </w:p>
    <w:p w14:paraId="49345BBD" w14:textId="77777777" w:rsidR="00654099" w:rsidRDefault="00000000">
      <w:pPr>
        <w:widowControl w:val="0"/>
        <w:pBdr>
          <w:top w:val="nil"/>
          <w:left w:val="nil"/>
          <w:bottom w:val="nil"/>
          <w:right w:val="nil"/>
          <w:between w:val="nil"/>
        </w:pBdr>
        <w:spacing w:line="240" w:lineRule="auto"/>
        <w:rPr>
          <w:color w:val="000000"/>
        </w:rPr>
      </w:pPr>
      <w:r>
        <w:rPr>
          <w:color w:val="000000"/>
        </w:rPr>
        <w:t>&lt;https://CRAN.R-project.org/package=emmeans&gt;.</w:t>
      </w:r>
    </w:p>
  </w:comment>
  <w:comment w:id="98" w:author="Luca Cussigh" w:date="2026-08-25T10:36:00Z" w:initials="">
    <w:p w14:paraId="564D6481"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tutti i risultati portano all'idea che i bambini creassero delle categorie, e che queste categorie fossero ritenute sempre più diverse al crescere dell'età</w:t>
      </w:r>
    </w:p>
  </w:comment>
  <w:comment w:id="100" w:author="Luca Cussigh" w:date="2026-08-25T15:16:00Z" w:initials="">
    <w:p w14:paraId="721579A2"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Study 2 - Unmoderated</w:t>
      </w:r>
    </w:p>
    <w:p w14:paraId="3CE834B6" w14:textId="77777777" w:rsidR="00654099" w:rsidRDefault="00000000">
      <w:pPr>
        <w:widowControl w:val="0"/>
        <w:pBdr>
          <w:top w:val="nil"/>
          <w:left w:val="nil"/>
          <w:bottom w:val="nil"/>
          <w:right w:val="nil"/>
          <w:between w:val="nil"/>
        </w:pBdr>
        <w:spacing w:line="240" w:lineRule="auto"/>
        <w:rPr>
          <w:color w:val="000000"/>
        </w:rPr>
      </w:pPr>
      <w:r>
        <w:rPr>
          <w:color w:val="000000"/>
        </w:rPr>
        <w:t>Participants</w:t>
      </w:r>
    </w:p>
    <w:p w14:paraId="333B0382" w14:textId="77777777" w:rsidR="00654099" w:rsidRDefault="00000000">
      <w:pPr>
        <w:widowControl w:val="0"/>
        <w:pBdr>
          <w:top w:val="nil"/>
          <w:left w:val="nil"/>
          <w:bottom w:val="nil"/>
          <w:right w:val="nil"/>
          <w:between w:val="nil"/>
        </w:pBdr>
        <w:spacing w:line="240" w:lineRule="auto"/>
        <w:rPr>
          <w:color w:val="000000"/>
        </w:rPr>
      </w:pPr>
      <w:r>
        <w:rPr>
          <w:color w:val="000000"/>
        </w:rPr>
        <w:t>Power Analysis</w:t>
      </w:r>
    </w:p>
    <w:p w14:paraId="7A026073" w14:textId="77777777" w:rsidR="00654099" w:rsidRDefault="00654099">
      <w:pPr>
        <w:widowControl w:val="0"/>
        <w:pBdr>
          <w:top w:val="nil"/>
          <w:left w:val="nil"/>
          <w:bottom w:val="nil"/>
          <w:right w:val="nil"/>
          <w:between w:val="nil"/>
        </w:pBdr>
        <w:spacing w:line="240" w:lineRule="auto"/>
        <w:rPr>
          <w:color w:val="000000"/>
        </w:rPr>
      </w:pPr>
    </w:p>
    <w:p w14:paraId="483B0DE5" w14:textId="77777777" w:rsidR="00654099" w:rsidRDefault="00000000">
      <w:pPr>
        <w:widowControl w:val="0"/>
        <w:pBdr>
          <w:top w:val="nil"/>
          <w:left w:val="nil"/>
          <w:bottom w:val="nil"/>
          <w:right w:val="nil"/>
          <w:between w:val="nil"/>
        </w:pBdr>
        <w:spacing w:line="240" w:lineRule="auto"/>
        <w:rPr>
          <w:color w:val="000000"/>
        </w:rPr>
      </w:pPr>
      <w:r>
        <w:rPr>
          <w:color w:val="000000"/>
        </w:rPr>
        <w:t>Final Sample</w:t>
      </w:r>
    </w:p>
    <w:p w14:paraId="1C90D63F" w14:textId="77777777" w:rsidR="00654099" w:rsidRDefault="00000000">
      <w:pPr>
        <w:widowControl w:val="0"/>
        <w:pBdr>
          <w:top w:val="nil"/>
          <w:left w:val="nil"/>
          <w:bottom w:val="nil"/>
          <w:right w:val="nil"/>
          <w:between w:val="nil"/>
        </w:pBdr>
        <w:spacing w:line="240" w:lineRule="auto"/>
        <w:rPr>
          <w:color w:val="000000"/>
        </w:rPr>
      </w:pPr>
      <w:r>
        <w:rPr>
          <w:color w:val="000000"/>
        </w:rPr>
        <w:t>Composition.</w:t>
      </w:r>
    </w:p>
    <w:p w14:paraId="7B77F05F" w14:textId="77777777" w:rsidR="00654099" w:rsidRDefault="00654099">
      <w:pPr>
        <w:widowControl w:val="0"/>
        <w:pBdr>
          <w:top w:val="nil"/>
          <w:left w:val="nil"/>
          <w:bottom w:val="nil"/>
          <w:right w:val="nil"/>
          <w:between w:val="nil"/>
        </w:pBdr>
        <w:spacing w:line="240" w:lineRule="auto"/>
        <w:rPr>
          <w:color w:val="000000"/>
        </w:rPr>
      </w:pPr>
    </w:p>
    <w:p w14:paraId="434D6346" w14:textId="77777777" w:rsidR="00654099" w:rsidRDefault="00000000">
      <w:pPr>
        <w:widowControl w:val="0"/>
        <w:pBdr>
          <w:top w:val="nil"/>
          <w:left w:val="nil"/>
          <w:bottom w:val="nil"/>
          <w:right w:val="nil"/>
          <w:between w:val="nil"/>
        </w:pBdr>
        <w:spacing w:line="240" w:lineRule="auto"/>
        <w:rPr>
          <w:color w:val="000000"/>
        </w:rPr>
      </w:pPr>
      <w:r>
        <w:rPr>
          <w:color w:val="000000"/>
        </w:rPr>
        <w:t>Results</w:t>
      </w:r>
    </w:p>
    <w:p w14:paraId="0AE64A87" w14:textId="77777777" w:rsidR="00654099" w:rsidRDefault="00000000">
      <w:pPr>
        <w:widowControl w:val="0"/>
        <w:pBdr>
          <w:top w:val="nil"/>
          <w:left w:val="nil"/>
          <w:bottom w:val="nil"/>
          <w:right w:val="nil"/>
          <w:between w:val="nil"/>
        </w:pBdr>
        <w:spacing w:line="240" w:lineRule="auto"/>
        <w:rPr>
          <w:color w:val="000000"/>
        </w:rPr>
      </w:pPr>
      <w:r>
        <w:rPr>
          <w:color w:val="000000"/>
        </w:rPr>
        <w:t>Spatial Analysis (Multidimensional Scaling)</w:t>
      </w:r>
    </w:p>
    <w:p w14:paraId="3FC5C534" w14:textId="77777777" w:rsidR="00654099" w:rsidRDefault="00000000">
      <w:pPr>
        <w:widowControl w:val="0"/>
        <w:pBdr>
          <w:top w:val="nil"/>
          <w:left w:val="nil"/>
          <w:bottom w:val="nil"/>
          <w:right w:val="nil"/>
          <w:between w:val="nil"/>
        </w:pBdr>
        <w:spacing w:line="240" w:lineRule="auto"/>
        <w:rPr>
          <w:color w:val="000000"/>
        </w:rPr>
      </w:pPr>
      <w:r>
        <w:rPr>
          <w:color w:val="000000"/>
        </w:rPr>
        <w:t xml:space="preserve">Similarity matrices and model justification. </w:t>
      </w:r>
    </w:p>
    <w:p w14:paraId="212B4385" w14:textId="77777777" w:rsidR="00654099" w:rsidRDefault="00000000">
      <w:pPr>
        <w:widowControl w:val="0"/>
        <w:pBdr>
          <w:top w:val="nil"/>
          <w:left w:val="nil"/>
          <w:bottom w:val="nil"/>
          <w:right w:val="nil"/>
          <w:between w:val="nil"/>
        </w:pBdr>
        <w:spacing w:line="240" w:lineRule="auto"/>
        <w:rPr>
          <w:color w:val="000000"/>
        </w:rPr>
      </w:pPr>
      <w:r>
        <w:rPr>
          <w:color w:val="000000"/>
        </w:rPr>
        <w:t>Spatial test.</w:t>
      </w:r>
    </w:p>
    <w:p w14:paraId="13CA00D0" w14:textId="77777777" w:rsidR="00654099" w:rsidRDefault="00000000">
      <w:pPr>
        <w:widowControl w:val="0"/>
        <w:pBdr>
          <w:top w:val="nil"/>
          <w:left w:val="nil"/>
          <w:bottom w:val="nil"/>
          <w:right w:val="nil"/>
          <w:between w:val="nil"/>
        </w:pBdr>
        <w:spacing w:line="240" w:lineRule="auto"/>
        <w:rPr>
          <w:color w:val="000000"/>
        </w:rPr>
      </w:pPr>
      <w:r>
        <w:rPr>
          <w:color w:val="000000"/>
        </w:rPr>
        <w:t>H1A and H2A</w:t>
      </w:r>
    </w:p>
    <w:p w14:paraId="478DE794" w14:textId="77777777" w:rsidR="00654099" w:rsidRDefault="00000000">
      <w:pPr>
        <w:widowControl w:val="0"/>
        <w:pBdr>
          <w:top w:val="nil"/>
          <w:left w:val="nil"/>
          <w:bottom w:val="nil"/>
          <w:right w:val="nil"/>
          <w:between w:val="nil"/>
        </w:pBdr>
        <w:spacing w:line="240" w:lineRule="auto"/>
        <w:rPr>
          <w:color w:val="000000"/>
        </w:rPr>
      </w:pPr>
      <w:r>
        <w:rPr>
          <w:color w:val="000000"/>
        </w:rPr>
        <w:t>H1A.</w:t>
      </w:r>
    </w:p>
    <w:p w14:paraId="29FA0590" w14:textId="77777777" w:rsidR="00654099" w:rsidRDefault="00000000">
      <w:pPr>
        <w:widowControl w:val="0"/>
        <w:pBdr>
          <w:top w:val="nil"/>
          <w:left w:val="nil"/>
          <w:bottom w:val="nil"/>
          <w:right w:val="nil"/>
          <w:between w:val="nil"/>
        </w:pBdr>
        <w:spacing w:line="240" w:lineRule="auto"/>
        <w:rPr>
          <w:color w:val="000000"/>
        </w:rPr>
      </w:pPr>
      <w:r>
        <w:rPr>
          <w:color w:val="000000"/>
        </w:rPr>
        <w:t>H2A.</w:t>
      </w:r>
    </w:p>
    <w:p w14:paraId="77B43542" w14:textId="77777777" w:rsidR="00654099" w:rsidRDefault="00654099">
      <w:pPr>
        <w:widowControl w:val="0"/>
        <w:pBdr>
          <w:top w:val="nil"/>
          <w:left w:val="nil"/>
          <w:bottom w:val="nil"/>
          <w:right w:val="nil"/>
          <w:between w:val="nil"/>
        </w:pBdr>
        <w:spacing w:line="240" w:lineRule="auto"/>
        <w:rPr>
          <w:color w:val="000000"/>
        </w:rPr>
      </w:pPr>
    </w:p>
    <w:p w14:paraId="576C1DE9" w14:textId="77777777" w:rsidR="00654099" w:rsidRDefault="00000000">
      <w:pPr>
        <w:widowControl w:val="0"/>
        <w:pBdr>
          <w:top w:val="nil"/>
          <w:left w:val="nil"/>
          <w:bottom w:val="nil"/>
          <w:right w:val="nil"/>
          <w:between w:val="nil"/>
        </w:pBdr>
        <w:spacing w:line="240" w:lineRule="auto"/>
        <w:rPr>
          <w:color w:val="000000"/>
        </w:rPr>
      </w:pPr>
      <w:r>
        <w:rPr>
          <w:color w:val="000000"/>
        </w:rPr>
        <w:t>Statistical Analysis</w:t>
      </w:r>
    </w:p>
    <w:p w14:paraId="69C45413" w14:textId="77777777" w:rsidR="00654099" w:rsidRDefault="00000000">
      <w:pPr>
        <w:widowControl w:val="0"/>
        <w:pBdr>
          <w:top w:val="nil"/>
          <w:left w:val="nil"/>
          <w:bottom w:val="nil"/>
          <w:right w:val="nil"/>
          <w:between w:val="nil"/>
        </w:pBdr>
        <w:spacing w:line="240" w:lineRule="auto"/>
        <w:rPr>
          <w:color w:val="000000"/>
        </w:rPr>
      </w:pPr>
      <w:r>
        <w:rPr>
          <w:color w:val="000000"/>
        </w:rPr>
        <w:t>Face Similarity Task</w:t>
      </w:r>
    </w:p>
    <w:p w14:paraId="2BDA5457" w14:textId="77777777" w:rsidR="00654099" w:rsidRDefault="00000000">
      <w:pPr>
        <w:widowControl w:val="0"/>
        <w:pBdr>
          <w:top w:val="nil"/>
          <w:left w:val="nil"/>
          <w:bottom w:val="nil"/>
          <w:right w:val="nil"/>
          <w:between w:val="nil"/>
        </w:pBdr>
        <w:spacing w:line="240" w:lineRule="auto"/>
        <w:rPr>
          <w:color w:val="000000"/>
        </w:rPr>
      </w:pPr>
      <w:r>
        <w:rPr>
          <w:color w:val="000000"/>
        </w:rPr>
        <w:t>H1 and H2</w:t>
      </w:r>
    </w:p>
    <w:p w14:paraId="71E2559C" w14:textId="77777777" w:rsidR="00654099" w:rsidRDefault="00000000">
      <w:pPr>
        <w:widowControl w:val="0"/>
        <w:pBdr>
          <w:top w:val="nil"/>
          <w:left w:val="nil"/>
          <w:bottom w:val="nil"/>
          <w:right w:val="nil"/>
          <w:between w:val="nil"/>
        </w:pBdr>
        <w:spacing w:line="240" w:lineRule="auto"/>
        <w:rPr>
          <w:color w:val="000000"/>
        </w:rPr>
      </w:pPr>
      <w:r>
        <w:rPr>
          <w:color w:val="000000"/>
        </w:rPr>
        <w:t>H1A and H2A.</w:t>
      </w:r>
    </w:p>
    <w:p w14:paraId="12FB30DE" w14:textId="77777777" w:rsidR="00654099" w:rsidRDefault="00000000">
      <w:pPr>
        <w:widowControl w:val="0"/>
        <w:pBdr>
          <w:top w:val="nil"/>
          <w:left w:val="nil"/>
          <w:bottom w:val="nil"/>
          <w:right w:val="nil"/>
          <w:between w:val="nil"/>
        </w:pBdr>
        <w:spacing w:line="240" w:lineRule="auto"/>
        <w:rPr>
          <w:color w:val="000000"/>
        </w:rPr>
      </w:pPr>
      <w:r>
        <w:rPr>
          <w:color w:val="000000"/>
        </w:rPr>
        <w:t>H1B and H2B.</w:t>
      </w:r>
    </w:p>
    <w:p w14:paraId="498E7D67" w14:textId="77777777" w:rsidR="00654099" w:rsidRDefault="00000000">
      <w:pPr>
        <w:widowControl w:val="0"/>
        <w:pBdr>
          <w:top w:val="nil"/>
          <w:left w:val="nil"/>
          <w:bottom w:val="nil"/>
          <w:right w:val="nil"/>
          <w:between w:val="nil"/>
        </w:pBdr>
        <w:spacing w:line="240" w:lineRule="auto"/>
        <w:rPr>
          <w:color w:val="000000"/>
        </w:rPr>
      </w:pPr>
      <w:r>
        <w:rPr>
          <w:color w:val="000000"/>
        </w:rPr>
        <w:t>H1C and H2C</w:t>
      </w:r>
    </w:p>
    <w:p w14:paraId="7A6DC091" w14:textId="77777777" w:rsidR="00654099" w:rsidRDefault="00654099">
      <w:pPr>
        <w:widowControl w:val="0"/>
        <w:pBdr>
          <w:top w:val="nil"/>
          <w:left w:val="nil"/>
          <w:bottom w:val="nil"/>
          <w:right w:val="nil"/>
          <w:between w:val="nil"/>
        </w:pBdr>
        <w:spacing w:line="240" w:lineRule="auto"/>
        <w:rPr>
          <w:color w:val="000000"/>
        </w:rPr>
      </w:pPr>
    </w:p>
    <w:p w14:paraId="5F8166F2" w14:textId="77777777" w:rsidR="00654099" w:rsidRDefault="00000000">
      <w:pPr>
        <w:widowControl w:val="0"/>
        <w:pBdr>
          <w:top w:val="nil"/>
          <w:left w:val="nil"/>
          <w:bottom w:val="nil"/>
          <w:right w:val="nil"/>
          <w:between w:val="nil"/>
        </w:pBdr>
        <w:spacing w:line="240" w:lineRule="auto"/>
        <w:rPr>
          <w:color w:val="000000"/>
        </w:rPr>
      </w:pPr>
      <w:r>
        <w:rPr>
          <w:color w:val="000000"/>
        </w:rPr>
        <w:t>Trait Attribution Task</w:t>
      </w:r>
    </w:p>
    <w:p w14:paraId="02573DE4" w14:textId="77777777" w:rsidR="00654099" w:rsidRDefault="00000000">
      <w:pPr>
        <w:widowControl w:val="0"/>
        <w:pBdr>
          <w:top w:val="nil"/>
          <w:left w:val="nil"/>
          <w:bottom w:val="nil"/>
          <w:right w:val="nil"/>
          <w:between w:val="nil"/>
        </w:pBdr>
        <w:spacing w:line="240" w:lineRule="auto"/>
        <w:rPr>
          <w:color w:val="000000"/>
        </w:rPr>
      </w:pPr>
      <w:r>
        <w:rPr>
          <w:color w:val="000000"/>
        </w:rPr>
        <w:t>H3</w:t>
      </w:r>
    </w:p>
    <w:p w14:paraId="67EDFD7C" w14:textId="77777777" w:rsidR="00654099" w:rsidRDefault="00000000">
      <w:pPr>
        <w:widowControl w:val="0"/>
        <w:pBdr>
          <w:top w:val="nil"/>
          <w:left w:val="nil"/>
          <w:bottom w:val="nil"/>
          <w:right w:val="nil"/>
          <w:between w:val="nil"/>
        </w:pBdr>
        <w:spacing w:line="240" w:lineRule="auto"/>
        <w:rPr>
          <w:color w:val="000000"/>
        </w:rPr>
      </w:pPr>
      <w:r>
        <w:rPr>
          <w:color w:val="000000"/>
        </w:rPr>
        <w:t>H4</w:t>
      </w:r>
    </w:p>
    <w:p w14:paraId="30227DF4" w14:textId="77777777" w:rsidR="00654099" w:rsidRDefault="00000000">
      <w:pPr>
        <w:widowControl w:val="0"/>
        <w:pBdr>
          <w:top w:val="nil"/>
          <w:left w:val="nil"/>
          <w:bottom w:val="nil"/>
          <w:right w:val="nil"/>
          <w:between w:val="nil"/>
        </w:pBdr>
        <w:spacing w:line="240" w:lineRule="auto"/>
        <w:rPr>
          <w:color w:val="000000"/>
        </w:rPr>
      </w:pPr>
      <w:r>
        <w:rPr>
          <w:color w:val="000000"/>
        </w:rPr>
        <w:t>H5</w:t>
      </w:r>
    </w:p>
  </w:comment>
  <w:comment w:id="109" w:author="Luca Cussigh" w:date="2026-08-28T17:01:00Z" w:initials="">
    <w:p w14:paraId="5437BDDB"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Nota per i limiti: il pattern in questo grafico, che segue quello di S1, può essere dovuto oltre che all'ipotizzata maggiore complessità di categorizzazione dello gruppo andino, agli stimoli. Per confutare questo limite, si possono segnalare i criteri di selezione delle immagini impiegati. Questo criterio, a sua volta, è confutabile pre via dei bias algoritmici di deepface.</w:t>
      </w:r>
    </w:p>
    <w:p w14:paraId="797B6E78" w14:textId="77777777" w:rsidR="00654099" w:rsidRDefault="00000000">
      <w:pPr>
        <w:widowControl w:val="0"/>
        <w:pBdr>
          <w:top w:val="nil"/>
          <w:left w:val="nil"/>
          <w:bottom w:val="nil"/>
          <w:right w:val="nil"/>
          <w:between w:val="nil"/>
        </w:pBdr>
        <w:spacing w:line="240" w:lineRule="auto"/>
        <w:rPr>
          <w:color w:val="000000"/>
        </w:rPr>
      </w:pPr>
      <w:r>
        <w:rPr>
          <w:color w:val="000000"/>
        </w:rPr>
        <w:t>Questo non influenza il fatto che i bambini percepivano comunque le categori</w:t>
      </w:r>
    </w:p>
  </w:comment>
  <w:comment w:id="113" w:author="Luca Cussigh" w:date="2026-08-26T16:48:00Z" w:initials="">
    <w:p w14:paraId="0F49F1B9" w14:textId="77777777" w:rsidR="00654099" w:rsidRDefault="004928D8">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O forse pure nella discussione di s2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B0D005" w15:done="0"/>
  <w15:commentEx w15:paraId="72E54A9E" w15:done="0"/>
  <w15:commentEx w15:paraId="616C846F" w15:done="0"/>
  <w15:commentEx w15:paraId="1B218C0A" w15:done="0"/>
  <w15:commentEx w15:paraId="128C7F2E" w15:done="0"/>
  <w15:commentEx w15:paraId="32F7C7ED" w15:done="1"/>
  <w15:commentEx w15:paraId="66BD9C1F" w15:done="0"/>
  <w15:commentEx w15:paraId="131B46FA" w15:done="0"/>
  <w15:commentEx w15:paraId="187EA603" w15:done="0"/>
  <w15:commentEx w15:paraId="4DB3759D" w15:done="0"/>
  <w15:commentEx w15:paraId="78B3EE89" w15:done="0"/>
  <w15:commentEx w15:paraId="29D2EA31" w15:done="0"/>
  <w15:commentEx w15:paraId="1B6F2D59" w15:done="0"/>
  <w15:commentEx w15:paraId="132B771E" w15:done="0"/>
  <w15:commentEx w15:paraId="05856DD4" w15:done="0"/>
  <w15:commentEx w15:paraId="6AD30CC5" w15:done="0"/>
  <w15:commentEx w15:paraId="576187C0" w15:done="0"/>
  <w15:commentEx w15:paraId="53A1AB30" w15:done="0"/>
  <w15:commentEx w15:paraId="7E6847F0" w15:done="0"/>
  <w15:commentEx w15:paraId="0E8BA49A" w15:done="1"/>
  <w15:commentEx w15:paraId="24E860B8" w15:done="0"/>
  <w15:commentEx w15:paraId="01D34AE3" w15:done="0"/>
  <w15:commentEx w15:paraId="21ECAA5A" w15:done="0"/>
  <w15:commentEx w15:paraId="0F5007E8" w15:done="0"/>
  <w15:commentEx w15:paraId="0C4C0528" w15:done="0"/>
  <w15:commentEx w15:paraId="5B6E9A02" w15:done="0"/>
  <w15:commentEx w15:paraId="3D172DB2" w15:done="0"/>
  <w15:commentEx w15:paraId="3D40DFE1" w15:done="0"/>
  <w15:commentEx w15:paraId="7CD988E3" w15:done="0"/>
  <w15:commentEx w15:paraId="4065579D" w15:done="0"/>
  <w15:commentEx w15:paraId="2601A29A" w15:done="0"/>
  <w15:commentEx w15:paraId="34C70D06" w15:done="0"/>
  <w15:commentEx w15:paraId="393F8D5A" w15:done="0"/>
  <w15:commentEx w15:paraId="0F461434" w15:done="0"/>
  <w15:commentEx w15:paraId="0E81B914" w15:done="0"/>
  <w15:commentEx w15:paraId="763C443C" w15:done="0"/>
  <w15:commentEx w15:paraId="49345BBD" w15:done="0"/>
  <w15:commentEx w15:paraId="564D6481" w15:done="0"/>
  <w15:commentEx w15:paraId="30227DF4" w15:done="0"/>
  <w15:commentEx w15:paraId="797B6E78" w15:done="0"/>
  <w15:commentEx w15:paraId="0F49F1B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B0D005" w16cid:durableId="23BFBA11"/>
  <w16cid:commentId w16cid:paraId="72E54A9E" w16cid:durableId="5C020445"/>
  <w16cid:commentId w16cid:paraId="616C846F" w16cid:durableId="59FFAAB5"/>
  <w16cid:commentId w16cid:paraId="1B218C0A" w16cid:durableId="5ABEAE8C"/>
  <w16cid:commentId w16cid:paraId="128C7F2E" w16cid:durableId="5915E4ED"/>
  <w16cid:commentId w16cid:paraId="32F7C7ED" w16cid:durableId="4A0B1FDF"/>
  <w16cid:commentId w16cid:paraId="66BD9C1F" w16cid:durableId="491EABB0"/>
  <w16cid:commentId w16cid:paraId="131B46FA" w16cid:durableId="2A8337A9"/>
  <w16cid:commentId w16cid:paraId="187EA603" w16cid:durableId="05D713D5"/>
  <w16cid:commentId w16cid:paraId="4DB3759D" w16cid:durableId="6056B87A"/>
  <w16cid:commentId w16cid:paraId="78B3EE89" w16cid:durableId="07D38255"/>
  <w16cid:commentId w16cid:paraId="29D2EA31" w16cid:durableId="4B0E5B1B"/>
  <w16cid:commentId w16cid:paraId="1B6F2D59" w16cid:durableId="369992D0"/>
  <w16cid:commentId w16cid:paraId="132B771E" w16cid:durableId="1D0F929A"/>
  <w16cid:commentId w16cid:paraId="05856DD4" w16cid:durableId="5553D8BB"/>
  <w16cid:commentId w16cid:paraId="6AD30CC5" w16cid:durableId="15D39D9D"/>
  <w16cid:commentId w16cid:paraId="576187C0" w16cid:durableId="7CBCB108"/>
  <w16cid:commentId w16cid:paraId="53A1AB30" w16cid:durableId="2DBEE4E4"/>
  <w16cid:commentId w16cid:paraId="7E6847F0" w16cid:durableId="03F64DFD"/>
  <w16cid:commentId w16cid:paraId="0E8BA49A" w16cid:durableId="7371DCB0"/>
  <w16cid:commentId w16cid:paraId="24E860B8" w16cid:durableId="55CE3874"/>
  <w16cid:commentId w16cid:paraId="01D34AE3" w16cid:durableId="0BBAD538"/>
  <w16cid:commentId w16cid:paraId="21ECAA5A" w16cid:durableId="48126C9B"/>
  <w16cid:commentId w16cid:paraId="0F5007E8" w16cid:durableId="32209357"/>
  <w16cid:commentId w16cid:paraId="0C4C0528" w16cid:durableId="47C7C702"/>
  <w16cid:commentId w16cid:paraId="5B6E9A02" w16cid:durableId="6C4AED3D"/>
  <w16cid:commentId w16cid:paraId="3D172DB2" w16cid:durableId="2320B60D"/>
  <w16cid:commentId w16cid:paraId="3D40DFE1" w16cid:durableId="037E1CAF"/>
  <w16cid:commentId w16cid:paraId="7CD988E3" w16cid:durableId="450DE8B6"/>
  <w16cid:commentId w16cid:paraId="4065579D" w16cid:durableId="73D2167F"/>
  <w16cid:commentId w16cid:paraId="2601A29A" w16cid:durableId="6D774D33"/>
  <w16cid:commentId w16cid:paraId="34C70D06" w16cid:durableId="20121B59"/>
  <w16cid:commentId w16cid:paraId="393F8D5A" w16cid:durableId="4E7FC4A5"/>
  <w16cid:commentId w16cid:paraId="0F461434" w16cid:durableId="1195F686"/>
  <w16cid:commentId w16cid:paraId="0E81B914" w16cid:durableId="4A6AC0AA"/>
  <w16cid:commentId w16cid:paraId="763C443C" w16cid:durableId="000AF8C2"/>
  <w16cid:commentId w16cid:paraId="49345BBD" w16cid:durableId="1703FC7E"/>
  <w16cid:commentId w16cid:paraId="564D6481" w16cid:durableId="4205F931"/>
  <w16cid:commentId w16cid:paraId="30227DF4" w16cid:durableId="6D9D92F9"/>
  <w16cid:commentId w16cid:paraId="797B6E78" w16cid:durableId="7C7901DA"/>
  <w16cid:commentId w16cid:paraId="0F49F1B9" w16cid:durableId="496C2A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DDDC92-1B4E-4DD8-89CC-16C9ADCA08F7}"/>
  </w:font>
  <w:font w:name="Cambria">
    <w:panose1 w:val="02040503050406030204"/>
    <w:charset w:val="00"/>
    <w:family w:val="roman"/>
    <w:pitch w:val="variable"/>
    <w:sig w:usb0="E00006FF" w:usb1="420024FF" w:usb2="02000000" w:usb3="00000000" w:csb0="0000019F" w:csb1="00000000"/>
    <w:embedRegular r:id="rId2" w:fontKey="{9E2A3226-4D08-4D95-A7B2-162E7A9260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E07F5"/>
    <w:multiLevelType w:val="multilevel"/>
    <w:tmpl w:val="0192B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3B34A08"/>
    <w:multiLevelType w:val="multilevel"/>
    <w:tmpl w:val="A1106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1D069E"/>
    <w:multiLevelType w:val="multilevel"/>
    <w:tmpl w:val="0EA8AE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8135020"/>
    <w:multiLevelType w:val="multilevel"/>
    <w:tmpl w:val="43C44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B52B1E"/>
    <w:multiLevelType w:val="multilevel"/>
    <w:tmpl w:val="8C6EC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419840">
    <w:abstractNumId w:val="4"/>
  </w:num>
  <w:num w:numId="2" w16cid:durableId="788621012">
    <w:abstractNumId w:val="1"/>
  </w:num>
  <w:num w:numId="3" w16cid:durableId="111096203">
    <w:abstractNumId w:val="3"/>
  </w:num>
  <w:num w:numId="4" w16cid:durableId="2033216996">
    <w:abstractNumId w:val="0"/>
  </w:num>
  <w:num w:numId="5" w16cid:durableId="4759946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 Cussigh">
    <w15:presenceInfo w15:providerId="AD" w15:userId="S::luca.cussigh@unipd.it::368af960-6488-4d64-b4ce-638e2566cd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099"/>
    <w:rsid w:val="00301217"/>
    <w:rsid w:val="004928D8"/>
    <w:rsid w:val="0065409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A87"/>
  <w15:docId w15:val="{7C190F5A-4800-4072-8693-2757D930F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240" w:after="240" w:line="360" w:lineRule="auto"/>
      <w:jc w:val="center"/>
      <w:outlineLvl w:val="0"/>
    </w:pPr>
    <w:rPr>
      <w:rFonts w:ascii="Times New Roman" w:eastAsia="Times New Roman" w:hAnsi="Times New Roman" w:cs="Times New Roman"/>
      <w:b/>
      <w:bCs/>
      <w:sz w:val="24"/>
      <w:szCs w:val="24"/>
    </w:rPr>
  </w:style>
  <w:style w:type="paragraph" w:styleId="Titolo2">
    <w:name w:val="heading 2"/>
    <w:basedOn w:val="Normale"/>
    <w:next w:val="Normale"/>
    <w:uiPriority w:val="9"/>
    <w:unhideWhenUsed/>
    <w:qFormat/>
    <w:pPr>
      <w:keepNext/>
      <w:keepLines/>
      <w:spacing w:before="240" w:after="240" w:line="360" w:lineRule="auto"/>
      <w:outlineLvl w:val="1"/>
    </w:pPr>
    <w:rPr>
      <w:rFonts w:ascii="Times New Roman" w:eastAsia="Times New Roman" w:hAnsi="Times New Roman" w:cs="Times New Roman"/>
      <w:b/>
      <w:bCs/>
      <w:sz w:val="24"/>
      <w:szCs w:val="24"/>
    </w:rPr>
  </w:style>
  <w:style w:type="paragraph" w:styleId="Titolo3">
    <w:name w:val="heading 3"/>
    <w:basedOn w:val="Normale"/>
    <w:next w:val="Normale"/>
    <w:uiPriority w:val="9"/>
    <w:unhideWhenUsed/>
    <w:qFormat/>
    <w:pPr>
      <w:keepNext/>
      <w:keepLines/>
      <w:spacing w:line="360" w:lineRule="auto"/>
      <w:outlineLvl w:val="2"/>
    </w:pPr>
    <w:rPr>
      <w:rFonts w:ascii="Times New Roman" w:eastAsia="Times New Roman" w:hAnsi="Times New Roman" w:cs="Times New Roman"/>
      <w:b/>
      <w:bCs/>
      <w:sz w:val="24"/>
      <w:szCs w:val="24"/>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Testocommento">
    <w:name w:val="annotation text"/>
    <w:basedOn w:val="Normale"/>
    <w:link w:val="TestocommentoCarattere"/>
    <w:uiPriority w:val="99"/>
    <w:semiHidden/>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Pr>
      <w:sz w:val="20"/>
      <w:szCs w:val="20"/>
    </w:rPr>
  </w:style>
  <w:style w:type="character" w:styleId="Rimandocommento">
    <w:name w:val="annotation reference"/>
    <w:basedOn w:val="Carpredefinitoparagraf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zotero.org/google-docs/?LzXfOS" TargetMode="External"/><Relationship Id="rId18" Type="http://schemas.openxmlformats.org/officeDocument/2006/relationships/hyperlink" Target="https://www.zotero.org/google-docs/?DxdNmF" TargetMode="External"/><Relationship Id="rId26" Type="http://schemas.openxmlformats.org/officeDocument/2006/relationships/image" Target="media/image5.png"/><Relationship Id="rId39" Type="http://schemas.microsoft.com/office/2011/relationships/people" Target="people.xml"/><Relationship Id="rId21" Type="http://schemas.openxmlformats.org/officeDocument/2006/relationships/hyperlink" Target="https://www.zotero.org/google-docs/?rywsJe" TargetMode="External"/><Relationship Id="rId34" Type="http://schemas.openxmlformats.org/officeDocument/2006/relationships/hyperlink" Target="https://www.zotero.org/google-docs/?n7aMaa" TargetMode="External"/><Relationship Id="rId7" Type="http://schemas.microsoft.com/office/2016/09/relationships/commentsIds" Target="commentsIds.xml"/><Relationship Id="rId12" Type="http://schemas.openxmlformats.org/officeDocument/2006/relationships/hyperlink" Target="https://www.zotero.org/google-docs/?p9DulL" TargetMode="External"/><Relationship Id="rId17" Type="http://schemas.openxmlformats.org/officeDocument/2006/relationships/hyperlink" Target="https://www.zotero.org/google-docs/?dn6Wh2"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zotero.org/google-docs/?w49f3i" TargetMode="External"/><Relationship Id="rId20" Type="http://schemas.openxmlformats.org/officeDocument/2006/relationships/hyperlink" Target="https://www.zotero.org/google-docs/?xDe3pm" TargetMode="External"/><Relationship Id="rId29" Type="http://schemas.openxmlformats.org/officeDocument/2006/relationships/image" Target="media/image8.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zotero.org/google-docs/?sKPUum" TargetMode="Externa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hyperlink" Target="https://www.zotero.org/google-docs/?hNmcdO"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4.png"/><Relationship Id="rId10" Type="http://schemas.openxmlformats.org/officeDocument/2006/relationships/hyperlink" Target="https://www.zotero.org/google-docs/?48b5kx" TargetMode="External"/><Relationship Id="rId19" Type="http://schemas.openxmlformats.org/officeDocument/2006/relationships/hyperlink" Target="https://www.zotero.org/google-docs/?6VE8cA"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zotero.org/google-docs/?GRP235" TargetMode="External"/><Relationship Id="rId14" Type="http://schemas.openxmlformats.org/officeDocument/2006/relationships/hyperlink" Target="https://www.zotero.org/google-docs/?827Ly9"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3.png"/><Relationship Id="rId8" Type="http://schemas.openxmlformats.org/officeDocument/2006/relationships/hyperlink" Target="https://www.zotero.org/google-docs/?KqYGgc"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6870</Words>
  <Characters>39164</Characters>
  <Application>Microsoft Office Word</Application>
  <DocSecurity>0</DocSecurity>
  <Lines>326</Lines>
  <Paragraphs>91</Paragraphs>
  <ScaleCrop>false</ScaleCrop>
  <Company/>
  <LinksUpToDate>false</LinksUpToDate>
  <CharactersWithSpaces>45943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Luca Cussigh</cp:lastModifiedBy>
  <cp:revision>2</cp:revision>
  <dcterms:created xsi:type="dcterms:W3CDTF">2026-08-29T14:52:00Z</dcterms:created>
  <dcterms:modified xsi:type="dcterms:W3CDTF">2026-08-29T15:05:00Z</dcterms:modified>
</cp:coreProperties>
</file>